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461BC" w14:textId="7BCEB126" w:rsidR="00977E2D" w:rsidRDefault="009132F5" w:rsidP="00035CA4">
      <w:pPr>
        <w:pStyle w:val="Heading1"/>
        <w:spacing w:line="240" w:lineRule="auto"/>
        <w:jc w:val="both"/>
        <w:rPr>
          <w:sz w:val="24"/>
          <w:szCs w:val="24"/>
        </w:rPr>
        <w:pPrChange w:id="0" w:author="Microsoft Office User" w:date="2022-07-22T15:29:00Z">
          <w:pPr>
            <w:pStyle w:val="Heading1"/>
          </w:pPr>
        </w:pPrChange>
      </w:pPr>
      <w:r w:rsidRPr="006E78B6">
        <w:rPr>
          <w:sz w:val="24"/>
          <w:szCs w:val="24"/>
        </w:rPr>
        <w:t xml:space="preserve"> </w:t>
      </w:r>
      <w:r w:rsidR="00F95BFB">
        <w:rPr>
          <w:sz w:val="24"/>
          <w:szCs w:val="24"/>
        </w:rPr>
        <w:t xml:space="preserve">Pavement </w:t>
      </w:r>
      <w:r w:rsidR="0082418F">
        <w:rPr>
          <w:sz w:val="24"/>
          <w:szCs w:val="24"/>
        </w:rPr>
        <w:t>Crack</w:t>
      </w:r>
      <w:r w:rsidR="00A33541">
        <w:rPr>
          <w:sz w:val="24"/>
          <w:szCs w:val="24"/>
        </w:rPr>
        <w:t xml:space="preserve"> segmentation based on </w:t>
      </w:r>
      <w:proofErr w:type="spellStart"/>
      <w:r w:rsidR="00A33541">
        <w:rPr>
          <w:sz w:val="24"/>
          <w:szCs w:val="24"/>
        </w:rPr>
        <w:t>cDCGAN</w:t>
      </w:r>
      <w:proofErr w:type="spellEnd"/>
      <w:r w:rsidR="00A33541">
        <w:rPr>
          <w:sz w:val="24"/>
          <w:szCs w:val="24"/>
        </w:rPr>
        <w:t xml:space="preserve"> and </w:t>
      </w:r>
      <w:proofErr w:type="spellStart"/>
      <w:r w:rsidR="00A33541">
        <w:rPr>
          <w:sz w:val="24"/>
          <w:szCs w:val="24"/>
        </w:rPr>
        <w:t>att</w:t>
      </w:r>
      <w:r w:rsidR="00F95BFB">
        <w:rPr>
          <w:sz w:val="24"/>
          <w:szCs w:val="24"/>
        </w:rPr>
        <w:t>u</w:t>
      </w:r>
      <w:r w:rsidR="00A33541">
        <w:rPr>
          <w:sz w:val="24"/>
          <w:szCs w:val="24"/>
        </w:rPr>
        <w:t>net</w:t>
      </w:r>
      <w:proofErr w:type="spellEnd"/>
    </w:p>
    <w:p w14:paraId="526AC60D" w14:textId="670CF488" w:rsidR="006E78B6" w:rsidRDefault="006E78B6" w:rsidP="00035CA4">
      <w:pPr>
        <w:jc w:val="both"/>
        <w:pPrChange w:id="1" w:author="Microsoft Office User" w:date="2022-07-22T15:29:00Z">
          <w:pPr/>
        </w:pPrChange>
      </w:pPr>
    </w:p>
    <w:p w14:paraId="770E0083" w14:textId="77777777" w:rsidR="00D37E23" w:rsidRDefault="00D37E23" w:rsidP="00035CA4">
      <w:pPr>
        <w:jc w:val="both"/>
        <w:pPrChange w:id="2" w:author="Microsoft Office User" w:date="2022-07-22T15:29:00Z">
          <w:pPr/>
        </w:pPrChange>
      </w:pPr>
    </w:p>
    <w:p w14:paraId="646C67E4" w14:textId="0A141C8B" w:rsidR="006E78B6" w:rsidRDefault="006E78B6" w:rsidP="00035CA4">
      <w:pPr>
        <w:pStyle w:val="Heading2"/>
        <w:jc w:val="both"/>
        <w:rPr>
          <w:rFonts w:ascii="Times New Roman" w:hAnsi="Times New Roman" w:cs="Times New Roman"/>
          <w:sz w:val="24"/>
        </w:rPr>
        <w:pPrChange w:id="3" w:author="Microsoft Office User" w:date="2022-07-22T15:29:00Z">
          <w:pPr>
            <w:pStyle w:val="Heading2"/>
          </w:pPr>
        </w:pPrChange>
      </w:pPr>
      <w:r>
        <w:rPr>
          <w:rFonts w:ascii="Times New Roman" w:hAnsi="Times New Roman" w:cs="Times New Roman"/>
          <w:sz w:val="24"/>
        </w:rPr>
        <w:t>Abstract</w:t>
      </w:r>
    </w:p>
    <w:p w14:paraId="5468F86A" w14:textId="72400430" w:rsidR="006E78B6" w:rsidRPr="00FF03EF" w:rsidRDefault="0082418F" w:rsidP="00035CA4">
      <w:pPr>
        <w:jc w:val="both"/>
        <w:rPr>
          <w:rFonts w:ascii="SimSun" w:eastAsia="SimSun" w:hAnsi="SimSun" w:cs="SimSun"/>
        </w:rPr>
        <w:pPrChange w:id="4" w:author="Microsoft Office User" w:date="2022-07-22T15:29:00Z">
          <w:pPr/>
        </w:pPrChange>
      </w:pPr>
      <w:r>
        <w:t>Pavement crack segmentation is important to the condition assessment in civil engineering. In this work, a</w:t>
      </w:r>
      <w:r w:rsidR="00DC2DE2">
        <w:t xml:space="preserve"> novel pixel level semantic segmentation structure, </w:t>
      </w:r>
      <w:r>
        <w:t>Attunet was proposed</w:t>
      </w:r>
      <w:r w:rsidR="00DC2DE2">
        <w:t xml:space="preserve"> to do the pavement crack segmentation task accurately and efficiently.</w:t>
      </w:r>
      <w:r w:rsidR="003C4616">
        <w:t xml:space="preserve"> </w:t>
      </w:r>
      <w:r w:rsidR="001F223A">
        <w:t xml:space="preserve">At the same time, an image augmentation method </w:t>
      </w:r>
      <w:proofErr w:type="spellStart"/>
      <w:r w:rsidR="001F223A">
        <w:t>cGAN</w:t>
      </w:r>
      <w:proofErr w:type="spellEnd"/>
      <w:r w:rsidR="001F223A">
        <w:t xml:space="preserve"> was proposed, which was modified from DCGAN. </w:t>
      </w:r>
      <w:r w:rsidR="003C4616">
        <w:t xml:space="preserve">An open dataset </w:t>
      </w:r>
      <w:proofErr w:type="spellStart"/>
      <w:r w:rsidR="003C4616">
        <w:t>DeepCrack</w:t>
      </w:r>
      <w:proofErr w:type="spellEnd"/>
      <w:r w:rsidR="003C4616">
        <w:t xml:space="preserve"> was used to train and test the functionality of the Attunet and </w:t>
      </w:r>
      <w:proofErr w:type="spellStart"/>
      <w:r w:rsidR="003C4616">
        <w:t>cGAN</w:t>
      </w:r>
      <w:proofErr w:type="spellEnd"/>
      <w:r w:rsidR="003C4616">
        <w:t>. The result</w:t>
      </w:r>
      <w:r w:rsidR="001F223A">
        <w:t xml:space="preserve"> from Attunet</w:t>
      </w:r>
      <w:r w:rsidR="003C4616">
        <w:t xml:space="preserve"> </w:t>
      </w:r>
      <w:r w:rsidR="000B0961">
        <w:t>w</w:t>
      </w:r>
      <w:r w:rsidR="001F223A">
        <w:t>as</w:t>
      </w:r>
      <w:r w:rsidR="000B0961">
        <w:t xml:space="preserve"> compared with U-Net, </w:t>
      </w:r>
      <w:proofErr w:type="spellStart"/>
      <w:r w:rsidR="000B0961">
        <w:t>DeepLab</w:t>
      </w:r>
      <w:proofErr w:type="spellEnd"/>
      <w:r w:rsidR="001F223A">
        <w:rPr>
          <w:rFonts w:ascii="SimSun" w:eastAsia="SimSun" w:hAnsi="SimSun" w:cs="SimSun"/>
        </w:rPr>
        <w:t xml:space="preserve">, </w:t>
      </w:r>
      <w:r w:rsidR="001F223A">
        <w:t xml:space="preserve">FCN and </w:t>
      </w:r>
      <w:r w:rsidR="001F223A" w:rsidRPr="0021781D">
        <w:t>lraspp_mobilenet_v3_large</w:t>
      </w:r>
      <w:r w:rsidR="001F223A">
        <w:t xml:space="preserve">. The result shown that </w:t>
      </w:r>
    </w:p>
    <w:p w14:paraId="60D7E2BD" w14:textId="251E6254" w:rsidR="0082418F" w:rsidRDefault="0082418F" w:rsidP="00035CA4">
      <w:pPr>
        <w:jc w:val="both"/>
        <w:pPrChange w:id="5" w:author="Microsoft Office User" w:date="2022-07-22T15:29:00Z">
          <w:pPr/>
        </w:pPrChange>
      </w:pPr>
    </w:p>
    <w:p w14:paraId="19AEEB30" w14:textId="66814C87" w:rsidR="00DB4059" w:rsidRDefault="00DB4059" w:rsidP="00035CA4">
      <w:pPr>
        <w:jc w:val="both"/>
        <w:pPrChange w:id="6" w:author="Microsoft Office User" w:date="2022-07-22T15:29:00Z">
          <w:pPr/>
        </w:pPrChange>
      </w:pPr>
    </w:p>
    <w:p w14:paraId="0961CAD0" w14:textId="2F091EDB" w:rsidR="00DB4059" w:rsidRDefault="00DB4059" w:rsidP="00035CA4">
      <w:pPr>
        <w:jc w:val="both"/>
        <w:pPrChange w:id="7" w:author="Microsoft Office User" w:date="2022-07-22T15:29:00Z">
          <w:pPr/>
        </w:pPrChange>
      </w:pPr>
      <w:proofErr w:type="gramStart"/>
      <w:r>
        <w:t>Also</w:t>
      </w:r>
      <w:proofErr w:type="gramEnd"/>
      <w:r>
        <w:t xml:space="preserve"> the </w:t>
      </w:r>
      <w:proofErr w:type="spellStart"/>
      <w:r>
        <w:t>cGAN</w:t>
      </w:r>
      <w:proofErr w:type="spellEnd"/>
      <w:r>
        <w:t xml:space="preserve"> was compared with DCGAN, and traditional augmentation methods by the segmentation accuracy. The result show that </w:t>
      </w:r>
    </w:p>
    <w:p w14:paraId="1A1EE3C2" w14:textId="2E143AC8" w:rsidR="006E78B6" w:rsidRDefault="006E78B6" w:rsidP="00035CA4">
      <w:pPr>
        <w:jc w:val="both"/>
        <w:pPrChange w:id="8" w:author="Microsoft Office User" w:date="2022-07-22T15:29:00Z">
          <w:pPr/>
        </w:pPrChange>
      </w:pPr>
    </w:p>
    <w:p w14:paraId="591FD210" w14:textId="34CA8DA0" w:rsidR="006E78B6" w:rsidRDefault="006E78B6" w:rsidP="00035CA4">
      <w:pPr>
        <w:jc w:val="both"/>
        <w:pPrChange w:id="9" w:author="Microsoft Office User" w:date="2022-07-22T15:29:00Z">
          <w:pPr/>
        </w:pPrChange>
      </w:pPr>
    </w:p>
    <w:p w14:paraId="59A7F67C" w14:textId="63389348" w:rsidR="006E78B6" w:rsidRDefault="006E78B6" w:rsidP="00035CA4">
      <w:pPr>
        <w:pStyle w:val="Heading2"/>
        <w:jc w:val="both"/>
        <w:rPr>
          <w:rFonts w:ascii="Times New Roman" w:hAnsi="Times New Roman" w:cs="Times New Roman"/>
          <w:sz w:val="24"/>
        </w:rPr>
        <w:pPrChange w:id="10" w:author="Microsoft Office User" w:date="2022-07-22T15:29:00Z">
          <w:pPr>
            <w:pStyle w:val="Heading2"/>
          </w:pPr>
        </w:pPrChange>
      </w:pPr>
      <w:r>
        <w:rPr>
          <w:rFonts w:ascii="Times New Roman" w:hAnsi="Times New Roman" w:cs="Times New Roman"/>
          <w:sz w:val="24"/>
        </w:rPr>
        <w:t>Keywords</w:t>
      </w:r>
    </w:p>
    <w:p w14:paraId="0AE8C23F" w14:textId="33642E81" w:rsidR="006E78B6" w:rsidRDefault="0082418F" w:rsidP="00035CA4">
      <w:pPr>
        <w:jc w:val="both"/>
        <w:pPrChange w:id="11" w:author="Microsoft Office User" w:date="2022-07-22T15:29:00Z">
          <w:pPr/>
        </w:pPrChange>
      </w:pPr>
      <w:r>
        <w:t>Crack segmentation, DCGAN, U-Net, deep learning</w:t>
      </w:r>
    </w:p>
    <w:p w14:paraId="4F40DB0C" w14:textId="06204131" w:rsidR="006E78B6" w:rsidRDefault="006E78B6" w:rsidP="00035CA4">
      <w:pPr>
        <w:jc w:val="both"/>
        <w:pPrChange w:id="12" w:author="Microsoft Office User" w:date="2022-07-22T15:29:00Z">
          <w:pPr/>
        </w:pPrChange>
      </w:pPr>
    </w:p>
    <w:p w14:paraId="1E71A282" w14:textId="0874276D" w:rsidR="006E78B6" w:rsidRDefault="006E78B6" w:rsidP="00035CA4">
      <w:pPr>
        <w:jc w:val="both"/>
        <w:pPrChange w:id="13" w:author="Microsoft Office User" w:date="2022-07-22T15:29:00Z">
          <w:pPr/>
        </w:pPrChange>
      </w:pPr>
    </w:p>
    <w:p w14:paraId="6B193E09" w14:textId="426DDD60" w:rsidR="006E78B6" w:rsidRDefault="006E78B6" w:rsidP="00035CA4">
      <w:pPr>
        <w:jc w:val="both"/>
        <w:pPrChange w:id="14" w:author="Microsoft Office User" w:date="2022-07-22T15:29:00Z">
          <w:pPr/>
        </w:pPrChange>
      </w:pPr>
    </w:p>
    <w:p w14:paraId="0BD27A54" w14:textId="1592626C" w:rsidR="006E78B6" w:rsidRDefault="004A3208" w:rsidP="00035CA4">
      <w:pPr>
        <w:pStyle w:val="Heading2"/>
        <w:jc w:val="both"/>
        <w:rPr>
          <w:rFonts w:ascii="Times New Roman" w:hAnsi="Times New Roman" w:cs="Times New Roman"/>
          <w:sz w:val="24"/>
        </w:rPr>
        <w:pPrChange w:id="15" w:author="Microsoft Office User" w:date="2022-07-22T15:29:00Z">
          <w:pPr>
            <w:pStyle w:val="Heading2"/>
          </w:pPr>
        </w:pPrChange>
      </w:pPr>
      <w:ins w:id="16" w:author="Microsoft Office User" w:date="2022-07-22T21:15:00Z">
        <w:r>
          <w:rPr>
            <w:rFonts w:ascii="Times New Roman" w:hAnsi="Times New Roman" w:cs="Times New Roman"/>
            <w:sz w:val="24"/>
          </w:rPr>
          <w:t xml:space="preserve">1. </w:t>
        </w:r>
      </w:ins>
      <w:r w:rsidR="006E78B6">
        <w:rPr>
          <w:rFonts w:ascii="Times New Roman" w:hAnsi="Times New Roman" w:cs="Times New Roman"/>
          <w:sz w:val="24"/>
        </w:rPr>
        <w:t>Introduction</w:t>
      </w:r>
    </w:p>
    <w:p w14:paraId="362DCCB6" w14:textId="44F5F9CF" w:rsidR="00915DCA" w:rsidRDefault="000F6586" w:rsidP="00035CA4">
      <w:pPr>
        <w:jc w:val="both"/>
        <w:pPrChange w:id="17" w:author="Microsoft Office User" w:date="2022-07-22T15:29:00Z">
          <w:pPr/>
        </w:pPrChange>
      </w:pPr>
      <w:r>
        <w:t>Crack</w:t>
      </w:r>
      <w:r w:rsidR="00915DCA" w:rsidRPr="00915DCA">
        <w:t xml:space="preserve"> has become one of the primary defects in pavement, which seriously affects the service life of pavement </w:t>
      </w:r>
      <w:r w:rsidR="000D5E47">
        <w:fldChar w:fldCharType="begin"/>
      </w:r>
      <w:r w:rsidR="00FF03EF">
        <w:instrText xml:space="preserve"> ADDIN EN.CITE &lt;EndNote&gt;&lt;Cite&gt;&lt;Author&gt;Wang&lt;/Author&gt;&lt;Year&gt;2019&lt;/Year&gt;&lt;RecNum&gt;1175&lt;/RecNum&gt;&lt;DisplayText&gt;[1]&lt;/DisplayText&gt;&lt;record&gt;&lt;rec-number&gt;1175&lt;/rec-number&gt;&lt;foreign-keys&gt;&lt;key app="EN" db-id="wdzfzdxfh2vt5mer2zlvpp2trztzeezzxt5d" timestamp="1658462935"&gt;1175&lt;/key&gt;&lt;/foreign-keys&gt;&lt;ref-type name="Journal Article"&gt;17&lt;/ref-type&gt;&lt;contributors&gt;&lt;authors&gt;&lt;author&gt;Wang, Weixing&lt;/author&gt;&lt;author&gt;Wang, Mengfei&lt;/author&gt;&lt;author&gt;Li, Hongxia&lt;/author&gt;&lt;author&gt;Zhao, Heng&lt;/author&gt;&lt;author&gt;Wang, Kevin&lt;/author&gt;&lt;author&gt;He, Changtao&lt;/author&gt;&lt;author&gt;Wang, Jun&lt;/author&gt;&lt;author&gt;Zheng, Sifan&lt;/author&gt;&lt;author&gt;Chen, Jiabin&lt;/author&gt;&lt;/authors&gt;&lt;/contributors&gt;&lt;titles&gt;&lt;title&gt;Pavement crack image acquisition methods and crack extraction algorithms: A review&lt;/title&gt;&lt;secondary-title&gt;Journal of Traffic and Transportation Engineering (English Edition)&lt;/secondary-title&gt;&lt;/titles&gt;&lt;periodical&gt;&lt;full-title&gt;Journal of Traffic and Transportation Engineering (English Edition)&lt;/full-title&gt;&lt;/periodical&gt;&lt;pages&gt;535-556&lt;/pages&gt;&lt;volume&gt;6&lt;/volume&gt;&lt;number&gt;6&lt;/number&gt;&lt;dates&gt;&lt;year&gt;2019&lt;/year&gt;&lt;/dates&gt;&lt;isbn&gt;2095-7564&lt;/isbn&gt;&lt;urls&gt;&lt;/urls&gt;&lt;/record&gt;&lt;/Cite&gt;&lt;/EndNote&gt;</w:instrText>
      </w:r>
      <w:r w:rsidR="001C49B8">
        <w:fldChar w:fldCharType="separate"/>
      </w:r>
      <w:r w:rsidR="00FF03EF">
        <w:rPr>
          <w:noProof/>
        </w:rPr>
        <w:t>[1]</w:t>
      </w:r>
      <w:r w:rsidR="000D5E47">
        <w:fldChar w:fldCharType="end"/>
      </w:r>
      <w:r w:rsidR="00915DCA" w:rsidRPr="00915DCA">
        <w:t>. The traditional crack detection method is counting cracks manually</w:t>
      </w:r>
      <w:r w:rsidR="00ED0143">
        <w:t>,</w:t>
      </w:r>
      <w:r w:rsidR="00915DCA" w:rsidRPr="00915DCA">
        <w:t xml:space="preserve"> </w:t>
      </w:r>
      <w:r w:rsidR="00ED0143">
        <w:t>h</w:t>
      </w:r>
      <w:r w:rsidR="00915DCA" w:rsidRPr="00915DCA">
        <w:t xml:space="preserve">owever, it </w:t>
      </w:r>
      <w:r>
        <w:t xml:space="preserve">is </w:t>
      </w:r>
      <w:r w:rsidR="00915DCA" w:rsidRPr="00915DCA">
        <w:t>labor</w:t>
      </w:r>
      <w:r>
        <w:t>-</w:t>
      </w:r>
      <w:r w:rsidR="00915DCA" w:rsidRPr="00915DCA">
        <w:t>intensive and time</w:t>
      </w:r>
      <w:r>
        <w:t>-</w:t>
      </w:r>
      <w:r w:rsidR="00915DCA" w:rsidRPr="00915DCA">
        <w:t xml:space="preserve">consuming </w:t>
      </w:r>
      <w:r w:rsidR="000D5E47">
        <w:fldChar w:fldCharType="begin"/>
      </w:r>
      <w:r w:rsidR="00FF03EF">
        <w:instrText xml:space="preserve"> ADDIN EN.CITE &lt;EndNote&gt;&lt;Cite&gt;&lt;Author&gt;Yu&lt;/Author&gt;&lt;Year&gt;2021&lt;/Year&gt;&lt;RecNum&gt;1176&lt;/RecNum&gt;&lt;DisplayText&gt;[2]&lt;/DisplayText&gt;&lt;record&gt;&lt;rec-number&gt;1176&lt;/rec-number&gt;&lt;foreign-keys&gt;&lt;key app="EN" db-id="wdzfzdxfh2vt5mer2zlvpp2trztzeezzxt5d" timestamp="1658462980"&gt;1176&lt;/key&gt;&lt;/foreign-keys&gt;&lt;ref-type name="Journal Article"&gt;17&lt;/ref-type&gt;&lt;contributors&gt;&lt;authors&gt;&lt;author&gt;Yu, Yang&lt;/author&gt;&lt;author&gt;Rashidi, Maria&lt;/author&gt;&lt;author&gt;Samali, Bijan&lt;/author&gt;&lt;author&gt;Yousefi, Amir M&lt;/author&gt;&lt;author&gt;Wang, Weiqiang&lt;/author&gt;&lt;/authors&gt;&lt;/contributors&gt;&lt;titles&gt;&lt;title&gt;Multi-image-feature-based hierarchical concrete crack identification framework using optimized SVM multi-classifiers and D–S fusion algorithm for bridge structures&lt;/title&gt;&lt;secondary-title&gt;Remote Sensing&lt;/secondary-title&gt;&lt;/titles&gt;&lt;periodical&gt;&lt;full-title&gt;Remote Sensing&lt;/full-title&gt;&lt;/periodical&gt;&lt;pages&gt;240&lt;/pages&gt;&lt;volume&gt;13&lt;/volume&gt;&lt;number&gt;2&lt;/number&gt;&lt;dates&gt;&lt;year&gt;2021&lt;/year&gt;&lt;/dates&gt;&lt;isbn&gt;2072-4292&lt;/isbn&gt;&lt;urls&gt;&lt;/urls&gt;&lt;/record&gt;&lt;/Cite&gt;&lt;/EndNote&gt;</w:instrText>
      </w:r>
      <w:r w:rsidR="001C49B8">
        <w:fldChar w:fldCharType="separate"/>
      </w:r>
      <w:r w:rsidR="00FF03EF">
        <w:rPr>
          <w:noProof/>
        </w:rPr>
        <w:t>[2]</w:t>
      </w:r>
      <w:r w:rsidR="000D5E47">
        <w:fldChar w:fldCharType="end"/>
      </w:r>
      <w:r w:rsidR="00915DCA" w:rsidRPr="00915DCA">
        <w:t xml:space="preserve">. In addition, the specification required engineers to evaluate the damage level of each crack. Although road detection vehicle was used these years to detect pavement defects, time in counting the length and area of cracks is still huge while the accuracy is relatively low because engineer need to use mouse to measure the length which is easily introduce error. </w:t>
      </w:r>
      <w:r w:rsidR="004003A6">
        <w:t>A</w:t>
      </w:r>
      <w:r w:rsidR="00915DCA" w:rsidRPr="00915DCA">
        <w:t>n automated method for crack classification and segmentation has attracted attentions in intelligent pavement surface inspection system</w:t>
      </w:r>
      <w:r w:rsidR="00EB7FF5">
        <w:t>.</w:t>
      </w:r>
    </w:p>
    <w:p w14:paraId="1D5C5599" w14:textId="7A4C82F4" w:rsidR="00254FD8" w:rsidRDefault="00254FD8" w:rsidP="00035CA4">
      <w:pPr>
        <w:jc w:val="both"/>
        <w:pPrChange w:id="18" w:author="Microsoft Office User" w:date="2022-07-22T15:29:00Z">
          <w:pPr/>
        </w:pPrChange>
      </w:pPr>
    </w:p>
    <w:p w14:paraId="16133A89" w14:textId="40F1E464" w:rsidR="00915DCA" w:rsidRDefault="00254FD8" w:rsidP="00035CA4">
      <w:pPr>
        <w:jc w:val="both"/>
        <w:pPrChange w:id="19" w:author="Microsoft Office User" w:date="2022-07-22T15:29:00Z">
          <w:pPr/>
        </w:pPrChange>
      </w:pPr>
      <w:r>
        <w:t xml:space="preserve">The automation of crack detection and segmentation is important for civil engineering and highway agencies. </w:t>
      </w:r>
      <w:r w:rsidR="005706B7">
        <w:t>A lot of traditional computer vision methods have been proposed in crack detection and segmentation</w:t>
      </w:r>
      <w:r>
        <w:t xml:space="preserve">. </w:t>
      </w:r>
      <w:r w:rsidR="00915DCA" w:rsidRPr="00915DCA">
        <w:t xml:space="preserve">Image processing and machine learning are common methods in crack detection and extraction </w:t>
      </w:r>
      <w:r w:rsidR="00427A8C">
        <w:fldChar w:fldCharType="begin"/>
      </w:r>
      <w:r w:rsidR="00FF03EF">
        <w:instrText xml:space="preserve"> ADDIN EN.CITE &lt;EndNote&gt;&lt;Cite&gt;&lt;Author&gt;Lin&lt;/Author&gt;&lt;Year&gt;2019&lt;/Year&gt;&lt;RecNum&gt;1177&lt;/RecNum&gt;&lt;DisplayText&gt;[3, 4]&lt;/DisplayText&gt;&lt;record&gt;&lt;rec-number&gt;1177&lt;/rec-number&gt;&lt;foreign-keys&gt;&lt;key app="EN" db-id="wdzfzdxfh2vt5mer2zlvpp2trztzeezzxt5d" timestamp="1658463045"&gt;1177&lt;/key&gt;&lt;/foreign-keys&gt;&lt;ref-type name="Journal Article"&gt;17&lt;/ref-type&gt;&lt;contributors&gt;&lt;authors&gt;&lt;author&gt;Lin, Weiguo&lt;/author&gt;&lt;author&gt;Sun, Yichao&lt;/author&gt;&lt;author&gt;Yang, Qiaoning&lt;/author&gt;&lt;author&gt;Lin, Yaru&lt;/author&gt;&lt;/authors&gt;&lt;/contributors&gt;&lt;titles&gt;&lt;title&gt;Real-time comprehensive image processing system for detecting concrete bridges crack&lt;/title&gt;&lt;secondary-title&gt;Computers and Concrete, An International Journal&lt;/secondary-title&gt;&lt;/titles&gt;&lt;periodical&gt;&lt;full-title&gt;Computers and Concrete, An International Journal&lt;/full-title&gt;&lt;/periodical&gt;&lt;pages&gt;445-457&lt;/pages&gt;&lt;volume&gt;23&lt;/volume&gt;&lt;number&gt;6&lt;/number&gt;&lt;dates&gt;&lt;year&gt;2019&lt;/year&gt;&lt;/dates&gt;&lt;urls&gt;&lt;/urls&gt;&lt;/record&gt;&lt;/Cite&gt;&lt;Cite&gt;&lt;Author&gt;Cao&lt;/Author&gt;&lt;Year&gt;2020&lt;/Year&gt;&lt;RecNum&gt;1178&lt;/RecNum&gt;&lt;record&gt;&lt;rec-number&gt;1178&lt;/rec-number&gt;&lt;foreign-keys&gt;&lt;key app="EN" db-id="wdzfzdxfh2vt5mer2zlvpp2trztzeezzxt5d" timestamp="1658463090"&gt;1178&lt;/key&gt;&lt;/foreign-keys&gt;&lt;ref-type name="Journal Article"&gt;17&lt;/ref-type&gt;&lt;contributors&gt;&lt;authors&gt;&lt;author&gt;Cao, Wenming&lt;/author&gt;&lt;author&gt;Liu, Qifan&lt;/author&gt;&lt;author&gt;He, Zhiquan&lt;/author&gt;&lt;/authors&gt;&lt;/contributors&gt;&lt;titles&gt;&lt;title&gt;Review of pavement defect detection methods&lt;/title&gt;&lt;secondary-title&gt;Ieee Access&lt;/secondary-title&gt;&lt;/titles&gt;&lt;periodical&gt;&lt;full-title&gt;Ieee Access&lt;/full-title&gt;&lt;/periodical&gt;&lt;pages&gt;14531-14544&lt;/pages&gt;&lt;volume&gt;8&lt;/volume&gt;&lt;dates&gt;&lt;year&gt;2020&lt;/year&gt;&lt;/dates&gt;&lt;isbn&gt;2169-3536&lt;/isbn&gt;&lt;urls&gt;&lt;/urls&gt;&lt;/record&gt;&lt;/Cite&gt;&lt;/EndNote&gt;</w:instrText>
      </w:r>
      <w:r w:rsidR="001C49B8">
        <w:fldChar w:fldCharType="separate"/>
      </w:r>
      <w:r w:rsidR="00FF03EF">
        <w:rPr>
          <w:noProof/>
        </w:rPr>
        <w:t>[3, 4]</w:t>
      </w:r>
      <w:r w:rsidR="00427A8C">
        <w:fldChar w:fldCharType="end"/>
      </w:r>
      <w:r w:rsidR="00915DCA" w:rsidRPr="00915DCA">
        <w:t xml:space="preserve">. The main idea is to learn and summarize the characteristics of crack and then build a model to make predictions, such as Support Vector Machine (SVM) </w:t>
      </w:r>
      <w:r w:rsidR="00427A8C">
        <w:fldChar w:fldCharType="begin"/>
      </w:r>
      <w:r w:rsidR="00FF03EF">
        <w:instrText xml:space="preserve"> ADDIN EN.CITE &lt;EndNote&gt;&lt;Cite&gt;&lt;Author&gt;Chen&lt;/Author&gt;&lt;Year&gt;2021&lt;/Year&gt;&lt;RecNum&gt;1179&lt;/RecNum&gt;&lt;DisplayText&gt;[5]&lt;/DisplayText&gt;&lt;record&gt;&lt;rec-number&gt;1179&lt;/rec-number&gt;&lt;foreign-keys&gt;&lt;key app="EN" db-id="wdzfzdxfh2vt5mer2zlvpp2trztzeezzxt5d" timestamp="1658463135"&gt;1179&lt;/key&gt;&lt;/foreign-keys&gt;&lt;ref-type name="Journal Article"&gt;17&lt;/ref-type&gt;&lt;contributors&gt;&lt;authors&gt;&lt;author&gt;Chen, Cheng&lt;/author&gt;&lt;author&gt;Seo, Hyungjoon&lt;/author&gt;&lt;author&gt;Jun, Chang Hyun&lt;/author&gt;&lt;author&gt;Zhao, Y&lt;/author&gt;&lt;/authors&gt;&lt;/contributors&gt;&lt;titles&gt;&lt;title&gt;Pavement crack detection and classification based on fusion feature of LBP and PCA with SVM&lt;/title&gt;&lt;secondary-title&gt;International Journal of Pavement Engineering&lt;/secondary-title&gt;&lt;/titles&gt;&lt;periodical&gt;&lt;full-title&gt;International Journal of Pavement Engineering&lt;/full-title&gt;&lt;/periodical&gt;&lt;pages&gt;1-10&lt;/pages&gt;&lt;dates&gt;&lt;year&gt;2021&lt;/year&gt;&lt;/dates&gt;&lt;isbn&gt;1029-8436&lt;/isbn&gt;&lt;urls&gt;&lt;/urls&gt;&lt;/record&gt;&lt;/Cite&gt;&lt;/EndNote&gt;</w:instrText>
      </w:r>
      <w:r w:rsidR="001C49B8">
        <w:fldChar w:fldCharType="separate"/>
      </w:r>
      <w:r w:rsidR="00FF03EF">
        <w:rPr>
          <w:noProof/>
        </w:rPr>
        <w:t>[5]</w:t>
      </w:r>
      <w:r w:rsidR="00427A8C">
        <w:fldChar w:fldCharType="end"/>
      </w:r>
      <w:r w:rsidR="00915DCA" w:rsidRPr="00915DCA">
        <w:t xml:space="preserve"> and K-means algorithm </w:t>
      </w:r>
      <w:r w:rsidR="00427A8C">
        <w:fldChar w:fldCharType="begin"/>
      </w:r>
      <w:r w:rsidR="00FF03EF">
        <w:instrText xml:space="preserve"> ADDIN EN.CITE &lt;EndNote&gt;&lt;Cite&gt;&lt;Author&gt;Huyan&lt;/Author&gt;&lt;Year&gt;2020&lt;/Year&gt;&lt;RecNum&gt;1180&lt;/RecNum&gt;&lt;DisplayText&gt;[6]&lt;/DisplayText&gt;&lt;record&gt;&lt;rec-number&gt;1180&lt;/rec-number&gt;&lt;foreign-keys&gt;&lt;key app="EN" db-id="wdzfzdxfh2vt5mer2zlvpp2trztzeezzxt5d" timestamp="1658463179"&gt;1180&lt;/key&gt;&lt;/foreign-keys&gt;&lt;ref-type name="Journal Article"&gt;17&lt;/ref-type&gt;&lt;contributors&gt;&lt;authors&gt;&lt;author&gt;Huyan, Ju&lt;/author&gt;&lt;author&gt;Li, Wei&lt;/author&gt;&lt;author&gt;Tighe, Susan&lt;/author&gt;&lt;author&gt;Deng, Ranran&lt;/author&gt;&lt;author&gt;Yan, Shuai&lt;/author&gt;&lt;/authors&gt;&lt;/contributors&gt;&lt;titles&gt;&lt;title&gt;Illumination compensation model with k-means algorithm for detection of pavement surface cracks with shadow&lt;/title&gt;&lt;secondary-title&gt;Journal of Computing in Civil Engineering&lt;/secondary-title&gt;&lt;/titles&gt;&lt;periodical&gt;&lt;full-title&gt;Journal of Computing in Civil Engineering&lt;/full-title&gt;&lt;/periodical&gt;&lt;pages&gt;04019049&lt;/pages&gt;&lt;volume&gt;34&lt;/volume&gt;&lt;number&gt;1&lt;/number&gt;&lt;dates&gt;&lt;year&gt;2020&lt;/year&gt;&lt;/dates&gt;&lt;isbn&gt;0887-3801&lt;/isbn&gt;&lt;urls&gt;&lt;/urls&gt;&lt;/record&gt;&lt;/Cite&gt;&lt;/EndNote&gt;</w:instrText>
      </w:r>
      <w:r w:rsidR="001C49B8">
        <w:fldChar w:fldCharType="separate"/>
      </w:r>
      <w:r w:rsidR="00FF03EF">
        <w:rPr>
          <w:noProof/>
        </w:rPr>
        <w:t>[6]</w:t>
      </w:r>
      <w:r w:rsidR="00427A8C">
        <w:fldChar w:fldCharType="end"/>
      </w:r>
      <w:r w:rsidR="00915DCA" w:rsidRPr="00915DCA">
        <w:t xml:space="preserve">, which have already been used in the classification and segmentation of crack images. A crack detection approach based on Local Binary Patterns (LBP) with SVM was proposed by Cheng </w:t>
      </w:r>
      <w:r w:rsidR="00427A8C">
        <w:fldChar w:fldCharType="begin"/>
      </w:r>
      <w:r w:rsidR="00FF03EF">
        <w:instrText xml:space="preserve"> ADDIN EN.CITE &lt;EndNote&gt;&lt;Cite&gt;&lt;Author&gt;Chen&lt;/Author&gt;&lt;Year&gt;2021&lt;/Year&gt;&lt;RecNum&gt;1181&lt;/RecNum&gt;&lt;DisplayText&gt;[5]&lt;/DisplayText&gt;&lt;record&gt;&lt;rec-number&gt;1181&lt;/rec-number&gt;&lt;foreign-keys&gt;&lt;key app="EN" db-id="wdzfzdxfh2vt5mer2zlvpp2trztzeezzxt5d" timestamp="1658463225"&gt;1181&lt;/key&gt;&lt;/foreign-keys&gt;&lt;ref-type name="Journal Article"&gt;17&lt;/ref-type&gt;&lt;contributors&gt;&lt;authors&gt;&lt;author&gt;Chen, Cheng&lt;/author&gt;&lt;author&gt;Seo, Hyungjoon&lt;/author&gt;&lt;author&gt;Jun, Chang Hyun&lt;/author&gt;&lt;author&gt;Zhao, Y&lt;/author&gt;&lt;/authors&gt;&lt;/contributors&gt;&lt;titles&gt;&lt;title&gt;Pavement crack detection and classification based on fusion feature of LBP and PCA with SVM&lt;/title&gt;&lt;secondary-title&gt;International Journal of Pavement Engineering&lt;/secondary-title&gt;&lt;/titles&gt;&lt;periodical&gt;&lt;full-title&gt;International Journal of Pavement Engineering&lt;/full-title&gt;&lt;/periodical&gt;&lt;pages&gt;1-10&lt;/pages&gt;&lt;dates&gt;&lt;year&gt;2021&lt;/year&gt;&lt;/dates&gt;&lt;isbn&gt;1029-8436&lt;/isbn&gt;&lt;urls&gt;&lt;/urls&gt;&lt;/record&gt;&lt;/Cite&gt;&lt;/EndNote&gt;</w:instrText>
      </w:r>
      <w:r w:rsidR="001C49B8">
        <w:fldChar w:fldCharType="separate"/>
      </w:r>
      <w:r w:rsidR="00FF03EF">
        <w:rPr>
          <w:noProof/>
        </w:rPr>
        <w:t>[5]</w:t>
      </w:r>
      <w:r w:rsidR="00427A8C">
        <w:fldChar w:fldCharType="end"/>
      </w:r>
      <w:r w:rsidR="00915DCA" w:rsidRPr="00915DCA">
        <w:t xml:space="preserve">, </w:t>
      </w:r>
      <w:r w:rsidR="00915DCA" w:rsidRPr="00915DCA">
        <w:lastRenderedPageBreak/>
        <w:t xml:space="preserve">which can extract the LBP feature from each frame of the video taken from the road. Ai, D. et al. </w:t>
      </w:r>
      <w:r w:rsidR="00427A8C">
        <w:fldChar w:fldCharType="begin"/>
      </w:r>
      <w:r w:rsidR="00FF03EF">
        <w:instrText xml:space="preserve"> ADDIN EN.CITE &lt;EndNote&gt;&lt;Cite&gt;&lt;Author&gt;Ai&lt;/Author&gt;&lt;Year&gt;2018&lt;/Year&gt;&lt;RecNum&gt;1182&lt;/RecNum&gt;&lt;DisplayText&gt;[7]&lt;/DisplayText&gt;&lt;record&gt;&lt;rec-number&gt;1182&lt;/rec-number&gt;&lt;foreign-keys&gt;&lt;key app="EN" db-id="wdzfzdxfh2vt5mer2zlvpp2trztzeezzxt5d" timestamp="1658463276"&gt;1182&lt;/key&gt;&lt;/foreign-keys&gt;&lt;ref-type name="Journal Article"&gt;17&lt;/ref-type&gt;&lt;contributors&gt;&lt;authors&gt;&lt;author&gt;Ai, Dihao&lt;/author&gt;&lt;author&gt;Jiang, Guiyuan&lt;/author&gt;&lt;author&gt;Kei, Lam Siew&lt;/author&gt;&lt;author&gt;Li, Chengwu&lt;/author&gt;&lt;/authors&gt;&lt;/contributors&gt;&lt;titles&gt;&lt;title&gt;Automatic pixel-level pavement crack detection using information of multi-scale neighborhoods&lt;/title&gt;&lt;secondary-title&gt;IEEE Access&lt;/secondary-title&gt;&lt;/titles&gt;&lt;periodical&gt;&lt;full-title&gt;Ieee Access&lt;/full-title&gt;&lt;/periodical&gt;&lt;pages&gt;24452-24463&lt;/pages&gt;&lt;volume&gt;6&lt;/volume&gt;&lt;dates&gt;&lt;year&gt;2018&lt;/year&gt;&lt;/dates&gt;&lt;isbn&gt;2169-3536&lt;/isbn&gt;&lt;urls&gt;&lt;/urls&gt;&lt;/record&gt;&lt;/Cite&gt;&lt;/EndNote&gt;</w:instrText>
      </w:r>
      <w:r w:rsidR="001C49B8">
        <w:fldChar w:fldCharType="separate"/>
      </w:r>
      <w:r w:rsidR="00FF03EF">
        <w:rPr>
          <w:noProof/>
        </w:rPr>
        <w:t>[7]</w:t>
      </w:r>
      <w:r w:rsidR="00427A8C">
        <w:fldChar w:fldCharType="end"/>
      </w:r>
      <w:r w:rsidR="00915DCA" w:rsidRPr="00915DCA">
        <w:t xml:space="preserve"> used multi-</w:t>
      </w:r>
      <w:r w:rsidR="000F6586" w:rsidRPr="00915DCA">
        <w:t>neighborhood</w:t>
      </w:r>
      <w:r w:rsidR="00915DCA" w:rsidRPr="00915DCA">
        <w:t xml:space="preserve"> information to segment cracks with the F1-score of 0.8. The accuracy of the algorithm proposed by </w:t>
      </w:r>
      <w:proofErr w:type="spellStart"/>
      <w:r w:rsidR="00915DCA" w:rsidRPr="00915DCA">
        <w:t>Kaddah</w:t>
      </w:r>
      <w:proofErr w:type="spellEnd"/>
      <w:r w:rsidR="00915DCA" w:rsidRPr="00915DCA">
        <w:t xml:space="preserve">, W. et al. </w:t>
      </w:r>
      <w:r w:rsidR="00241176">
        <w:fldChar w:fldCharType="begin"/>
      </w:r>
      <w:r w:rsidR="00FF03EF">
        <w:instrText xml:space="preserve"> ADDIN EN.CITE &lt;EndNote&gt;&lt;Cite&gt;&lt;Author&gt;Kaddah&lt;/Author&gt;&lt;Year&gt;2019&lt;/Year&gt;&lt;RecNum&gt;1183&lt;/RecNum&gt;&lt;DisplayText&gt;[8]&lt;/DisplayText&gt;&lt;record&gt;&lt;rec-number&gt;1183&lt;/rec-number&gt;&lt;foreign-keys&gt;&lt;key app="EN" db-id="wdzfzdxfh2vt5mer2zlvpp2trztzeezzxt5d" timestamp="1658463316"&gt;1183&lt;/key&gt;&lt;/foreign-keys&gt;&lt;ref-type name="Journal Article"&gt;17&lt;/ref-type&gt;&lt;contributors&gt;&lt;authors&gt;&lt;author&gt;Kaddah, Wissam&lt;/author&gt;&lt;author&gt;Elbouz, Marwa&lt;/author&gt;&lt;author&gt;Ouerhani, Yousri&lt;/author&gt;&lt;author&gt;Baltazart, Vincent&lt;/author&gt;&lt;author&gt;Desthieux, Marc&lt;/author&gt;&lt;author&gt;Alfalou, Ayman&lt;/author&gt;&lt;/authors&gt;&lt;/contributors&gt;&lt;titles&gt;&lt;title&gt;Optimized minimal path selection (OMPS) method for automatic and unsupervised crack segmentation within two-dimensional pavement images&lt;/title&gt;&lt;secondary-title&gt;The Visual Computer&lt;/secondary-title&gt;&lt;/titles&gt;&lt;periodical&gt;&lt;full-title&gt;The Visual Computer&lt;/full-title&gt;&lt;/periodical&gt;&lt;pages&gt;1293-1309&lt;/pages&gt;&lt;volume&gt;35&lt;/volume&gt;&lt;number&gt;9&lt;/number&gt;&lt;dates&gt;&lt;year&gt;2019&lt;/year&gt;&lt;/dates&gt;&lt;isbn&gt;1432-2315&lt;/isbn&gt;&lt;urls&gt;&lt;/urls&gt;&lt;/record&gt;&lt;/Cite&gt;&lt;/EndNote&gt;</w:instrText>
      </w:r>
      <w:r w:rsidR="001C49B8">
        <w:fldChar w:fldCharType="separate"/>
      </w:r>
      <w:r w:rsidR="00FF03EF">
        <w:rPr>
          <w:noProof/>
        </w:rPr>
        <w:t>[8]</w:t>
      </w:r>
      <w:r w:rsidR="00241176">
        <w:fldChar w:fldCharType="end"/>
      </w:r>
      <w:r w:rsidR="00915DCA" w:rsidRPr="00915DCA">
        <w:t xml:space="preserve"> is about 75%, which is based on the improved minimum path method, an image processing method, to segment pavement cracks.</w:t>
      </w:r>
      <w:r w:rsidR="00DA4BA7">
        <w:t xml:space="preserve"> </w:t>
      </w:r>
    </w:p>
    <w:p w14:paraId="47AFBE19" w14:textId="77777777" w:rsidR="00EB7FF5" w:rsidRPr="00915DCA" w:rsidRDefault="00EB7FF5" w:rsidP="00035CA4">
      <w:pPr>
        <w:jc w:val="both"/>
        <w:pPrChange w:id="20" w:author="Microsoft Office User" w:date="2022-07-22T15:29:00Z">
          <w:pPr/>
        </w:pPrChange>
      </w:pPr>
    </w:p>
    <w:p w14:paraId="6D8218D8" w14:textId="7FE0EC95" w:rsidR="00963C55" w:rsidDel="00B70F11" w:rsidRDefault="00915DCA" w:rsidP="00035CA4">
      <w:pPr>
        <w:jc w:val="both"/>
        <w:rPr>
          <w:del w:id="21" w:author="Microsoft Office User" w:date="2022-07-22T21:04:00Z"/>
        </w:rPr>
        <w:pPrChange w:id="22" w:author="Microsoft Office User" w:date="2022-07-22T15:29:00Z">
          <w:pPr/>
        </w:pPrChange>
      </w:pPr>
      <w:r w:rsidRPr="00915DCA">
        <w:t xml:space="preserve">However, image processing and traditional machine learning which heavily depends on the engineer’s knowledge, may limit the overall </w:t>
      </w:r>
      <w:r w:rsidR="000F6586" w:rsidRPr="00915DCA">
        <w:t>performance, Deep</w:t>
      </w:r>
      <w:r w:rsidRPr="00915DCA">
        <w:t xml:space="preserve"> learning is becoming one of the most advanced pixel-level target detection methods in road condition inspection. Convolution Neural Network (CNN), a deep learning method, has been gradually utilized in road crack detection</w:t>
      </w:r>
      <w:ins w:id="23" w:author="Microsoft Office User" w:date="2022-07-22T20:34:00Z">
        <w:r w:rsidR="00C60DEA">
          <w:t xml:space="preserve"> and segmentation</w:t>
        </w:r>
      </w:ins>
      <w:r w:rsidRPr="00915DCA">
        <w:t xml:space="preserve"> </w:t>
      </w:r>
      <w:r w:rsidR="00E94761">
        <w:fldChar w:fldCharType="begin"/>
      </w:r>
      <w:r w:rsidR="00FF03EF">
        <w:instrText xml:space="preserve"> ADDIN EN.CITE &lt;EndNote&gt;&lt;Cite&gt;&lt;Author&gt;Chen&lt;/Author&gt;&lt;Year&gt;2021&lt;/Year&gt;&lt;RecNum&gt;1184&lt;/RecNum&gt;&lt;DisplayText&gt;[9, 10]&lt;/DisplayText&gt;&lt;record&gt;&lt;rec-number&gt;1184&lt;/rec-number&gt;&lt;foreign-keys&gt;&lt;key app="EN" db-id="wdzfzdxfh2vt5mer2zlvpp2trztzeezzxt5d" timestamp="1658463366"&gt;1184&lt;/key&gt;&lt;/foreign-keys&gt;&lt;ref-type name="Journal Article"&gt;17&lt;/ref-type&gt;&lt;contributors&gt;&lt;authors&gt;&lt;author&gt;Chen, Cheng&lt;/author&gt;&lt;author&gt;Seo, Hyungjoon&lt;/author&gt;&lt;author&gt;Zhao, Yang&lt;/author&gt;&lt;/authors&gt;&lt;/contributors&gt;&lt;titles&gt;&lt;title&gt;A novel pavement transverse cracks detection model using WT-CNN and STFT-CNN for smartphone data analysis&lt;/title&gt;&lt;secondary-title&gt;International Journal of Pavement Engineering&lt;/secondary-title&gt;&lt;/titles&gt;&lt;periodical&gt;&lt;full-title&gt;International Journal of Pavement Engineering&lt;/full-title&gt;&lt;/periodical&gt;&lt;pages&gt;1-13&lt;/pages&gt;&lt;dates&gt;&lt;year&gt;2021&lt;/year&gt;&lt;/dates&gt;&lt;isbn&gt;1029-8436&lt;/isbn&gt;&lt;urls&gt;&lt;/urls&gt;&lt;/record&gt;&lt;/Cite&gt;&lt;Cite&gt;&lt;Author&gt;Lau&lt;/Author&gt;&lt;Year&gt;2020&lt;/Year&gt;&lt;RecNum&gt;1185&lt;/RecNum&gt;&lt;record&gt;&lt;rec-number&gt;1185&lt;/rec-number&gt;&lt;foreign-keys&gt;&lt;key app="EN" db-id="wdzfzdxfh2vt5mer2zlvpp2trztzeezzxt5d" timestamp="1658463402"&gt;1185&lt;/key&gt;&lt;/foreign-keys&gt;&lt;ref-type name="Journal Article"&gt;17&lt;/ref-type&gt;&lt;contributors&gt;&lt;authors&gt;&lt;author&gt;Lau, Stephen LH&lt;/author&gt;&lt;author&gt;Chong, Edwin KP&lt;/author&gt;&lt;author&gt;Yang, Xu&lt;/author&gt;&lt;author&gt;Wang, Xin&lt;/author&gt;&lt;/authors&gt;&lt;/contributors&gt;&lt;titles&gt;&lt;title&gt;Automated pavement crack segmentation using u-net-based convolutional neural network&lt;/title&gt;&lt;secondary-title&gt;IEEE Access&lt;/secondary-title&gt;&lt;/titles&gt;&lt;periodical&gt;&lt;full-title&gt;Ieee Access&lt;/full-title&gt;&lt;/periodical&gt;&lt;pages&gt;114892-114899&lt;/pages&gt;&lt;volume&gt;8&lt;/volume&gt;&lt;dates&gt;&lt;year&gt;2020&lt;/year&gt;&lt;/dates&gt;&lt;isbn&gt;2169-3536&lt;/isbn&gt;&lt;urls&gt;&lt;/urls&gt;&lt;/record&gt;&lt;/Cite&gt;&lt;/EndNote&gt;</w:instrText>
      </w:r>
      <w:r w:rsidR="001C49B8">
        <w:fldChar w:fldCharType="separate"/>
      </w:r>
      <w:r w:rsidR="00FF03EF">
        <w:rPr>
          <w:noProof/>
        </w:rPr>
        <w:t>[9, 10]</w:t>
      </w:r>
      <w:r w:rsidR="00E94761">
        <w:fldChar w:fldCharType="end"/>
      </w:r>
      <w:r w:rsidRPr="00915DCA">
        <w:t xml:space="preserve">. For example, Bang, S et al. </w:t>
      </w:r>
      <w:r w:rsidR="00E94761">
        <w:fldChar w:fldCharType="begin"/>
      </w:r>
      <w:r w:rsidR="00FF03EF">
        <w:instrText xml:space="preserve"> ADDIN EN.CITE &lt;EndNote&gt;&lt;Cite&gt;&lt;Author&gt;Bang&lt;/Author&gt;&lt;Year&gt;2019&lt;/Year&gt;&lt;RecNum&gt;1186&lt;/RecNum&gt;&lt;DisplayText&gt;[11]&lt;/DisplayText&gt;&lt;record&gt;&lt;rec-number&gt;1186&lt;/rec-number&gt;&lt;foreign-keys&gt;&lt;key app="EN" db-id="wdzfzdxfh2vt5mer2zlvpp2trztzeezzxt5d" timestamp="1658463446"&gt;1186&lt;/key&gt;&lt;/foreign-keys&gt;&lt;ref-type name="Journal Article"&gt;17&lt;/ref-type&gt;&lt;contributors&gt;&lt;authors&gt;&lt;author&gt;Bang, Seongdeok&lt;/author&gt;&lt;author&gt;Park, Somin&lt;/author&gt;&lt;author&gt;Kim, Hongjo&lt;/author&gt;&lt;author&gt;Kim, Hyoungkwan&lt;/author&gt;&lt;/authors&gt;&lt;/contributors&gt;&lt;titles&gt;&lt;title&gt;Encoder–decoder network for pixel‐level road crack detection in black‐box images&lt;/title&gt;&lt;secondary-title&gt;Computer‐Aided Civil and Infrastructure Engineering&lt;/secondary-title&gt;&lt;/titles&gt;&lt;periodical&gt;&lt;full-title&gt;Computer‐Aided Civil and Infrastructure Engineering&lt;/full-title&gt;&lt;/periodical&gt;&lt;pages&gt;713-727&lt;/pages&gt;&lt;volume&gt;34&lt;/volume&gt;&lt;number&gt;8&lt;/number&gt;&lt;dates&gt;&lt;year&gt;2019&lt;/year&gt;&lt;/dates&gt;&lt;isbn&gt;1093-9687&lt;/isbn&gt;&lt;urls&gt;&lt;/urls&gt;&lt;/record&gt;&lt;/Cite&gt;&lt;/EndNote&gt;</w:instrText>
      </w:r>
      <w:r w:rsidR="001C49B8">
        <w:fldChar w:fldCharType="separate"/>
      </w:r>
      <w:r w:rsidR="00FF03EF">
        <w:rPr>
          <w:noProof/>
        </w:rPr>
        <w:t>[11]</w:t>
      </w:r>
      <w:r w:rsidR="00E94761">
        <w:fldChar w:fldCharType="end"/>
      </w:r>
      <w:r w:rsidRPr="00915DCA">
        <w:t xml:space="preserve"> used ResNet-152 to classify cracks and got the results as Precision of 77.68% and Recall of 71.98%. Cao Vu dung et al. </w:t>
      </w:r>
      <w:r w:rsidR="00E94761">
        <w:fldChar w:fldCharType="begin"/>
      </w:r>
      <w:r w:rsidR="00FF03EF">
        <w:instrText xml:space="preserve"> ADDIN EN.CITE &lt;EndNote&gt;&lt;Cite&gt;&lt;Author&gt;Dung&lt;/Author&gt;&lt;Year&gt;2019&lt;/Year&gt;&lt;RecNum&gt;1187&lt;/RecNum&gt;&lt;DisplayText&gt;[12]&lt;/DisplayText&gt;&lt;record&gt;&lt;rec-number&gt;1187&lt;/rec-number&gt;&lt;foreign-keys&gt;&lt;key app="EN" db-id="wdzfzdxfh2vt5mer2zlvpp2trztzeezzxt5d" timestamp="1658463485"&gt;1187&lt;/key&gt;&lt;/foreign-keys&gt;&lt;ref-type name="Journal Article"&gt;17&lt;/ref-type&gt;&lt;contributors&gt;&lt;authors&gt;&lt;author&gt;Dung, Cao Vu&lt;/author&gt;&lt;/authors&gt;&lt;/contributors&gt;&lt;titles&gt;&lt;title&gt;Autonomous concrete crack detection using deep fully convolutional neural network&lt;/title&gt;&lt;secondary-title&gt;Automation in Construction&lt;/secondary-title&gt;&lt;/titles&gt;&lt;periodical&gt;&lt;full-title&gt;Automation in Construction&lt;/full-title&gt;&lt;/periodical&gt;&lt;pages&gt;52-58&lt;/pages&gt;&lt;volume&gt;99&lt;/volume&gt;&lt;dates&gt;&lt;year&gt;2019&lt;/year&gt;&lt;/dates&gt;&lt;isbn&gt;0926-5805&lt;/isbn&gt;&lt;urls&gt;&lt;/urls&gt;&lt;/record&gt;&lt;/Cite&gt;&lt;/EndNote&gt;</w:instrText>
      </w:r>
      <w:r w:rsidR="001C49B8">
        <w:fldChar w:fldCharType="separate"/>
      </w:r>
      <w:r w:rsidR="00FF03EF">
        <w:rPr>
          <w:noProof/>
        </w:rPr>
        <w:t>[12]</w:t>
      </w:r>
      <w:r w:rsidR="00E94761">
        <w:fldChar w:fldCharType="end"/>
      </w:r>
      <w:r w:rsidRPr="00915DCA">
        <w:t xml:space="preserve"> used Full Convolution Neural Network (FCN) to detect </w:t>
      </w:r>
      <w:r w:rsidR="00672994">
        <w:t xml:space="preserve">and segment </w:t>
      </w:r>
      <w:r w:rsidRPr="00915DCA">
        <w:t>cracks and got an average accuracy of 90%.</w:t>
      </w:r>
      <w:r w:rsidR="00963C55">
        <w:t xml:space="preserve"> </w:t>
      </w:r>
      <w:proofErr w:type="spellStart"/>
      <w:r w:rsidR="00875A38">
        <w:t>Yahui</w:t>
      </w:r>
      <w:proofErr w:type="spellEnd"/>
      <w:r w:rsidR="00875A38">
        <w:t xml:space="preserve"> Liu proposed a </w:t>
      </w:r>
      <w:proofErr w:type="spellStart"/>
      <w:r w:rsidR="00875A38">
        <w:t>DeepCrack</w:t>
      </w:r>
      <w:proofErr w:type="spellEnd"/>
      <w:r w:rsidR="00875A38">
        <w:t xml:space="preserve"> for crack segmentation</w:t>
      </w:r>
      <w:ins w:id="24" w:author="Microsoft Office User" w:date="2022-07-22T20:35:00Z">
        <w:r w:rsidR="00C60DEA">
          <w:t>,</w:t>
        </w:r>
      </w:ins>
      <w:r w:rsidR="00875A38">
        <w:t xml:space="preserve"> which was consisted of the </w:t>
      </w:r>
      <w:proofErr w:type="spellStart"/>
      <w:r w:rsidR="0070029D">
        <w:t>extened</w:t>
      </w:r>
      <w:proofErr w:type="spellEnd"/>
      <w:r w:rsidR="0070029D">
        <w:t xml:space="preserve"> Fully Convolutional Networks (FCN) and the Deeply-Supervised Nets (DSN)</w:t>
      </w:r>
      <w:r w:rsidR="00672994">
        <w:t xml:space="preserve">, </w:t>
      </w:r>
      <w:del w:id="25" w:author="Microsoft Office User" w:date="2022-07-22T20:35:00Z">
        <w:r w:rsidR="00672994" w:rsidDel="00C60DEA">
          <w:delText xml:space="preserve">which </w:delText>
        </w:r>
      </w:del>
      <w:ins w:id="26" w:author="Microsoft Office User" w:date="2022-07-22T20:35:00Z">
        <w:r w:rsidR="00C60DEA">
          <w:t>and it</w:t>
        </w:r>
        <w:r w:rsidR="00C60DEA">
          <w:t xml:space="preserve"> </w:t>
        </w:r>
      </w:ins>
      <w:r w:rsidR="00672994">
        <w:t xml:space="preserve">showed a comparable result </w:t>
      </w:r>
      <w:ins w:id="27" w:author="Microsoft Office User" w:date="2022-07-22T20:35:00Z">
        <w:r w:rsidR="00A502E6">
          <w:t xml:space="preserve">when </w:t>
        </w:r>
      </w:ins>
      <w:r w:rsidR="00672994">
        <w:t xml:space="preserve">compared with typical segmenting methods like </w:t>
      </w:r>
      <w:proofErr w:type="spellStart"/>
      <w:r w:rsidR="00672994">
        <w:t>AutoCrack</w:t>
      </w:r>
      <w:proofErr w:type="spellEnd"/>
      <w:r w:rsidR="00672994">
        <w:t xml:space="preserve"> and </w:t>
      </w:r>
      <w:proofErr w:type="spellStart"/>
      <w:r w:rsidR="00672994">
        <w:t>SegNet</w:t>
      </w:r>
      <w:proofErr w:type="spellEnd"/>
      <w:r w:rsidR="00672994">
        <w:t>.</w:t>
      </w:r>
      <w:ins w:id="28" w:author="Microsoft Office User" w:date="2022-07-22T21:04:00Z">
        <w:r w:rsidR="00B70F11">
          <w:t xml:space="preserve"> </w:t>
        </w:r>
      </w:ins>
    </w:p>
    <w:p w14:paraId="25C032D1" w14:textId="596A40B5" w:rsidR="00963C55" w:rsidDel="00B70F11" w:rsidRDefault="00963C55" w:rsidP="00035CA4">
      <w:pPr>
        <w:jc w:val="both"/>
        <w:rPr>
          <w:del w:id="29" w:author="Microsoft Office User" w:date="2022-07-22T21:04:00Z"/>
        </w:rPr>
        <w:pPrChange w:id="30" w:author="Microsoft Office User" w:date="2022-07-22T15:29:00Z">
          <w:pPr/>
        </w:pPrChange>
      </w:pPr>
    </w:p>
    <w:p w14:paraId="5C415637" w14:textId="77777777" w:rsidR="00963C55" w:rsidDel="00B70F11" w:rsidRDefault="00963C55" w:rsidP="00035CA4">
      <w:pPr>
        <w:jc w:val="both"/>
        <w:rPr>
          <w:del w:id="31" w:author="Microsoft Office User" w:date="2022-07-22T21:04:00Z"/>
        </w:rPr>
        <w:pPrChange w:id="32" w:author="Microsoft Office User" w:date="2022-07-22T15:29:00Z">
          <w:pPr/>
        </w:pPrChange>
      </w:pPr>
    </w:p>
    <w:p w14:paraId="33C3A551" w14:textId="1AD2FBF0" w:rsidR="00915DCA" w:rsidDel="00B70F11" w:rsidRDefault="00915DCA" w:rsidP="00035CA4">
      <w:pPr>
        <w:jc w:val="both"/>
        <w:rPr>
          <w:del w:id="33" w:author="Microsoft Office User" w:date="2022-07-22T21:04:00Z"/>
        </w:rPr>
        <w:pPrChange w:id="34" w:author="Microsoft Office User" w:date="2022-07-22T15:29:00Z">
          <w:pPr/>
        </w:pPrChange>
      </w:pPr>
      <w:r w:rsidRPr="00915DCA">
        <w:t xml:space="preserve">Liu J W et al. </w:t>
      </w:r>
      <w:r w:rsidR="00E94761">
        <w:fldChar w:fldCharType="begin"/>
      </w:r>
      <w:r w:rsidR="00FF03EF">
        <w:instrText xml:space="preserve"> ADDIN EN.CITE &lt;EndNote&gt;&lt;Cite&gt;&lt;Author&gt;Liu&lt;/Author&gt;&lt;Year&gt;2020&lt;/Year&gt;&lt;RecNum&gt;1188&lt;/RecNum&gt;&lt;DisplayText&gt;[13]&lt;/DisplayText&gt;&lt;record&gt;&lt;rec-number&gt;1188&lt;/rec-number&gt;&lt;foreign-keys&gt;&lt;key app="EN" db-id="wdzfzdxfh2vt5mer2zlvpp2trztzeezzxt5d" timestamp="1658463538"&gt;1188&lt;/key&gt;&lt;/foreign-keys&gt;&lt;ref-type name="Journal Article"&gt;17&lt;/ref-type&gt;&lt;contributors&gt;&lt;authors&gt;&lt;author&gt;Liu, Jingwei&lt;/author&gt;&lt;author&gt;Yang, Xu&lt;/author&gt;&lt;author&gt;Lau, Stephen&lt;/author&gt;&lt;author&gt;Wang, Xin&lt;/author&gt;&lt;author&gt;Luo, Sang&lt;/author&gt;&lt;author&gt;Lee, Vincent Cheng‐Siong&lt;/author&gt;&lt;author&gt;Ding, Ling&lt;/author&gt;&lt;/authors&gt;&lt;/contributors&gt;&lt;titles&gt;&lt;title&gt;Automated pavement crack detection and segmentation based on two‐step convolutional neural network&lt;/title&gt;&lt;secondary-title&gt;Computer‐Aided Civil and Infrastructure Engineering&lt;/secondary-title&gt;&lt;/titles&gt;&lt;periodical&gt;&lt;full-title&gt;Computer‐Aided Civil and Infrastructure Engineering&lt;/full-title&gt;&lt;/periodical&gt;&lt;pages&gt;1291-1305&lt;/pages&gt;&lt;volume&gt;35&lt;/volume&gt;&lt;number&gt;11&lt;/number&gt;&lt;dates&gt;&lt;year&gt;2020&lt;/year&gt;&lt;/dates&gt;&lt;isbn&gt;1093-9687&lt;/isbn&gt;&lt;urls&gt;&lt;/urls&gt;&lt;/record&gt;&lt;/Cite&gt;&lt;/EndNote&gt;</w:instrText>
      </w:r>
      <w:r w:rsidR="001C49B8">
        <w:fldChar w:fldCharType="separate"/>
      </w:r>
      <w:r w:rsidR="00FF03EF">
        <w:rPr>
          <w:noProof/>
        </w:rPr>
        <w:t>[13]</w:t>
      </w:r>
      <w:r w:rsidR="00E94761">
        <w:fldChar w:fldCharType="end"/>
      </w:r>
      <w:r w:rsidRPr="00915DCA">
        <w:t xml:space="preserve"> </w:t>
      </w:r>
      <w:r w:rsidR="00934669">
        <w:t>proposed a two</w:t>
      </w:r>
      <w:r w:rsidR="00E94761">
        <w:t>-</w:t>
      </w:r>
      <w:r w:rsidR="00934669">
        <w:t xml:space="preserve">step pavement crack detection and segmentation method by combining YOLO v3 and a modified U-Net model together. </w:t>
      </w:r>
    </w:p>
    <w:p w14:paraId="51356C6C" w14:textId="10E972FE" w:rsidR="00AD554D" w:rsidDel="00885E54" w:rsidRDefault="00AD554D" w:rsidP="00035CA4">
      <w:pPr>
        <w:jc w:val="both"/>
        <w:rPr>
          <w:del w:id="35" w:author="Microsoft Office User" w:date="2022-07-22T21:15:00Z"/>
        </w:rPr>
        <w:pPrChange w:id="36" w:author="Microsoft Office User" w:date="2022-07-22T15:29:00Z">
          <w:pPr/>
        </w:pPrChange>
      </w:pPr>
      <w:proofErr w:type="spellStart"/>
      <w:r>
        <w:t>Chengjia</w:t>
      </w:r>
      <w:proofErr w:type="spellEnd"/>
      <w:r>
        <w:t xml:space="preserve"> Han</w:t>
      </w:r>
      <w:r w:rsidR="00076D76">
        <w:fldChar w:fldCharType="begin"/>
      </w:r>
      <w:r w:rsidR="00FF03EF">
        <w:instrText xml:space="preserve"> ADDIN EN.CITE &lt;EndNote&gt;&lt;Cite&gt;&lt;Author&gt;Han&lt;/Author&gt;&lt;Year&gt;2021&lt;/Year&gt;&lt;RecNum&gt;1189&lt;/RecNum&gt;&lt;DisplayText&gt;[14]&lt;/DisplayText&gt;&lt;record&gt;&lt;rec-number&gt;1189&lt;/rec-number&gt;&lt;foreign-keys&gt;&lt;key app="EN" db-id="wdzfzdxfh2vt5mer2zlvpp2trztzeezzxt5d" timestamp="1658463608"&gt;1189&lt;/key&gt;&lt;/foreign-keys&gt;&lt;ref-type name="Journal Article"&gt;17&lt;/ref-type&gt;&lt;contributors&gt;&lt;authors&gt;&lt;author&gt;Han, Chengjia&lt;/author&gt;&lt;author&gt;Ma, Tao&lt;/author&gt;&lt;author&gt;Huyan, Ju&lt;/author&gt;&lt;author&gt;Huang, Xiaoming&lt;/author&gt;&lt;author&gt;Zhang, Yanning&lt;/author&gt;&lt;/authors&gt;&lt;/contributors&gt;&lt;titles&gt;&lt;title&gt;CrackW-Net: A novel pavement crack image segmentation convolutional neural network&lt;/title&gt;&lt;secondary-title&gt;IEEE Transactions on Intelligent Transportation Systems&lt;/secondary-title&gt;&lt;/titles&gt;&lt;periodical&gt;&lt;full-title&gt;Ieee Transactions on Intelligent Transportation Systems&lt;/full-title&gt;&lt;/periodical&gt;&lt;dates&gt;&lt;year&gt;2021&lt;/year&gt;&lt;/dates&gt;&lt;isbn&gt;1524-9050&lt;/isbn&gt;&lt;urls&gt;&lt;/urls&gt;&lt;/record&gt;&lt;/Cite&gt;&lt;/EndNote&gt;</w:instrText>
      </w:r>
      <w:r w:rsidR="001C49B8">
        <w:fldChar w:fldCharType="separate"/>
      </w:r>
      <w:r w:rsidR="00FF03EF">
        <w:rPr>
          <w:noProof/>
        </w:rPr>
        <w:t>[14]</w:t>
      </w:r>
      <w:r w:rsidR="00076D76">
        <w:fldChar w:fldCharType="end"/>
      </w:r>
      <w:r>
        <w:t xml:space="preserve"> proposed a</w:t>
      </w:r>
      <w:r w:rsidR="00CF6AA9">
        <w:t xml:space="preserve"> U-Net based</w:t>
      </w:r>
      <w:r>
        <w:t xml:space="preserve"> CNN </w:t>
      </w:r>
      <w:r w:rsidR="00CF6AA9">
        <w:t>model,</w:t>
      </w:r>
      <w:r w:rsidR="00CF6AA9">
        <w:t xml:space="preserve"> </w:t>
      </w:r>
      <w:proofErr w:type="spellStart"/>
      <w:r w:rsidR="00CF6AA9">
        <w:t>CrackW</w:t>
      </w:r>
      <w:proofErr w:type="spellEnd"/>
      <w:r w:rsidR="00CF6AA9">
        <w:t>-Net</w:t>
      </w:r>
      <w:r w:rsidR="00CF6AA9">
        <w:t>, by adding a skip-level round-trip sampling block</w:t>
      </w:r>
      <w:r>
        <w:t xml:space="preserve"> to segment the pavement images</w:t>
      </w:r>
      <w:r w:rsidR="00CF6AA9">
        <w:t xml:space="preserve"> from the Crack500 dataset and a self-built dataset</w:t>
      </w:r>
      <w:r>
        <w:t xml:space="preserve"> and shows a good result</w:t>
      </w:r>
      <w:r w:rsidR="00CF6AA9">
        <w:t>.</w:t>
      </w:r>
      <w:ins w:id="37" w:author="Microsoft Office User" w:date="2022-07-22T21:05:00Z">
        <w:r w:rsidR="00B70F11">
          <w:t xml:space="preserve"> Wenjun Wang proposed a pyramid attention network which uses </w:t>
        </w:r>
      </w:ins>
      <w:ins w:id="38" w:author="Microsoft Office User" w:date="2022-07-22T21:06:00Z">
        <w:r w:rsidR="00B70F11">
          <w:t>pre-trained DenseNet121 and a feature pyramid attention module. It was tested on the Crack500 and MCD datas</w:t>
        </w:r>
      </w:ins>
      <w:ins w:id="39" w:author="Microsoft Office User" w:date="2022-07-22T21:07:00Z">
        <w:r w:rsidR="00B70F11">
          <w:t xml:space="preserve">et and achieves a </w:t>
        </w:r>
        <w:proofErr w:type="spellStart"/>
        <w:r w:rsidR="00B70F11">
          <w:t>IoU</w:t>
        </w:r>
        <w:proofErr w:type="spellEnd"/>
        <w:r w:rsidR="00B70F11">
          <w:t xml:space="preserve"> of 0.6235.</w:t>
        </w:r>
      </w:ins>
    </w:p>
    <w:p w14:paraId="1496AEBE" w14:textId="73BA5C94" w:rsidR="00B24C75" w:rsidDel="00885E54" w:rsidRDefault="00B24C75" w:rsidP="00035CA4">
      <w:pPr>
        <w:jc w:val="both"/>
        <w:rPr>
          <w:del w:id="40" w:author="Microsoft Office User" w:date="2022-07-22T21:15:00Z"/>
        </w:rPr>
        <w:pPrChange w:id="41" w:author="Microsoft Office User" w:date="2022-07-22T15:29:00Z">
          <w:pPr/>
        </w:pPrChange>
      </w:pPr>
    </w:p>
    <w:p w14:paraId="4F7E8463" w14:textId="2A4F7DB5" w:rsidR="00B24C75" w:rsidDel="00885E54" w:rsidRDefault="00B24C75" w:rsidP="00035CA4">
      <w:pPr>
        <w:jc w:val="both"/>
        <w:rPr>
          <w:del w:id="42" w:author="Microsoft Office User" w:date="2022-07-22T21:15:00Z"/>
        </w:rPr>
        <w:pPrChange w:id="43" w:author="Microsoft Office User" w:date="2022-07-22T15:29:00Z">
          <w:pPr/>
        </w:pPrChange>
      </w:pPr>
      <w:del w:id="44" w:author="Microsoft Office User" w:date="2022-07-22T21:15:00Z">
        <w:r w:rsidDel="00885E54">
          <w:delText xml:space="preserve">As shown above, the deep learning methods like Unet, FCN, Deeplab were popular in the pavement crack segmentation task. </w:delText>
        </w:r>
      </w:del>
    </w:p>
    <w:p w14:paraId="7639C7BD" w14:textId="21B08A02" w:rsidR="00934669" w:rsidRDefault="00934669" w:rsidP="00035CA4">
      <w:pPr>
        <w:jc w:val="both"/>
        <w:pPrChange w:id="45" w:author="Microsoft Office User" w:date="2022-07-22T15:29:00Z">
          <w:pPr/>
        </w:pPrChange>
      </w:pPr>
    </w:p>
    <w:p w14:paraId="0CAB3B62" w14:textId="77777777" w:rsidR="00934669" w:rsidDel="00885E54" w:rsidRDefault="00934669" w:rsidP="00035CA4">
      <w:pPr>
        <w:jc w:val="both"/>
        <w:rPr>
          <w:del w:id="46" w:author="Microsoft Office User" w:date="2022-07-22T21:15:00Z"/>
        </w:rPr>
        <w:pPrChange w:id="47" w:author="Microsoft Office User" w:date="2022-07-22T15:29:00Z">
          <w:pPr/>
        </w:pPrChange>
      </w:pPr>
    </w:p>
    <w:p w14:paraId="07E65D1F" w14:textId="2B8F287C" w:rsidR="00A11AAA" w:rsidRDefault="00A11AAA" w:rsidP="00035CA4">
      <w:pPr>
        <w:jc w:val="both"/>
        <w:pPrChange w:id="48" w:author="Microsoft Office User" w:date="2022-07-22T15:29:00Z">
          <w:pPr/>
        </w:pPrChange>
      </w:pPr>
    </w:p>
    <w:p w14:paraId="0F282949" w14:textId="1823575F" w:rsidR="00AD554D" w:rsidRDefault="00502905" w:rsidP="00035CA4">
      <w:pPr>
        <w:jc w:val="both"/>
        <w:pPrChange w:id="49" w:author="Microsoft Office User" w:date="2022-07-22T15:29:00Z">
          <w:pPr/>
        </w:pPrChange>
      </w:pPr>
      <w:r>
        <w:t xml:space="preserve">Although deep learning is the most advanced pixel-level segmentation method, it requires a large amount of data to train the network. </w:t>
      </w:r>
      <w:r w:rsidR="000C076E">
        <w:t xml:space="preserve">Due to the large consumption of data, some data augmentation methods were popular in deep learning. </w:t>
      </w:r>
      <w:r>
        <w:t>T</w:t>
      </w:r>
      <w:r w:rsidR="000C076E">
        <w:t xml:space="preserve">raditional augmentation methods </w:t>
      </w:r>
      <w:r w:rsidR="00367521">
        <w:t>include</w:t>
      </w:r>
      <w:r w:rsidR="000C076E">
        <w:t xml:space="preserve"> image crop and image flip </w:t>
      </w:r>
      <w:r>
        <w:t>are often used in the preprocess part to augment the d</w:t>
      </w:r>
      <w:commentRangeStart w:id="50"/>
      <w:r>
        <w:t>ataset</w:t>
      </w:r>
      <w:commentRangeEnd w:id="50"/>
      <w:r w:rsidR="00885E54">
        <w:rPr>
          <w:rStyle w:val="CommentReference"/>
        </w:rPr>
        <w:commentReference w:id="50"/>
      </w:r>
      <w:r>
        <w:t>. In 2014, Goodfellow proposed the concept of generative adversarial networks (GANs)</w:t>
      </w:r>
      <w:r w:rsidR="00FF2A03">
        <w:t xml:space="preserve">, which can produce real-like images through a battle between the generator and discriminator. </w:t>
      </w:r>
      <w:r w:rsidR="00AF66EB">
        <w:t>Alec Radford proposed deep convolutional generative adversarial networks (DCGANs)</w:t>
      </w:r>
      <w:ins w:id="51" w:author="Microsoft Office User" w:date="2022-07-22T21:17:00Z">
        <w:r w:rsidR="00885E54">
          <w:t xml:space="preserve"> based on the conception of GAN</w:t>
        </w:r>
      </w:ins>
      <w:r w:rsidR="00AF66EB">
        <w:t xml:space="preserve">, and it showed </w:t>
      </w:r>
      <w:r w:rsidR="00AF66EB" w:rsidRPr="00AF66EB">
        <w:t>good representations of images</w:t>
      </w:r>
      <w:r w:rsidR="00AF66EB">
        <w:t xml:space="preserve">. </w:t>
      </w:r>
      <w:ins w:id="52" w:author="Microsoft Office User" w:date="2022-07-22T21:17:00Z">
        <w:r w:rsidR="00885E54">
          <w:t xml:space="preserve">Because of using the convolution structure, </w:t>
        </w:r>
      </w:ins>
      <w:r w:rsidR="000F1BA9">
        <w:t xml:space="preserve">DCGAN </w:t>
      </w:r>
      <w:del w:id="53" w:author="Microsoft Office User" w:date="2022-07-22T21:18:00Z">
        <w:r w:rsidR="000F1BA9" w:rsidDel="00885E54">
          <w:delText xml:space="preserve">are </w:delText>
        </w:r>
      </w:del>
      <w:ins w:id="54" w:author="Microsoft Office User" w:date="2022-07-22T21:18:00Z">
        <w:r w:rsidR="00885E54">
          <w:t>is</w:t>
        </w:r>
        <w:r w:rsidR="00885E54">
          <w:t xml:space="preserve"> </w:t>
        </w:r>
      </w:ins>
      <w:ins w:id="55" w:author="Microsoft Office User" w:date="2022-07-22T21:17:00Z">
        <w:r w:rsidR="00885E54">
          <w:t>popu</w:t>
        </w:r>
      </w:ins>
      <w:ins w:id="56" w:author="Microsoft Office User" w:date="2022-07-22T21:18:00Z">
        <w:r w:rsidR="00885E54">
          <w:t xml:space="preserve">lar in computer vision and has been </w:t>
        </w:r>
      </w:ins>
      <w:r w:rsidR="000F1BA9">
        <w:t>applied in many areas including pavement crack data augmentation. For example, Lili Pei</w:t>
      </w:r>
      <w:r w:rsidR="00076D76">
        <w:fldChar w:fldCharType="begin"/>
      </w:r>
      <w:r w:rsidR="00FF03EF">
        <w:instrText xml:space="preserve"> ADDIN EN.CITE &lt;EndNote&gt;&lt;Cite&gt;&lt;Author&gt;Pei&lt;/Author&gt;&lt;Year&gt;2021&lt;/Year&gt;&lt;RecNum&gt;1190&lt;/RecNum&gt;&lt;DisplayText&gt;[15]&lt;/DisplayText&gt;&lt;record&gt;&lt;rec-number&gt;1190&lt;/rec-number&gt;&lt;foreign-keys&gt;&lt;key app="EN" db-id="wdzfzdxfh2vt5mer2zlvpp2trztzeezzxt5d" timestamp="1658463646"&gt;1190&lt;/key&gt;&lt;/foreign-keys&gt;&lt;ref-type name="Journal Article"&gt;17&lt;/ref-type&gt;&lt;contributors&gt;&lt;authors&gt;&lt;author&gt;Pei, Lili&lt;/author&gt;&lt;author&gt;Sun, Zhaoyun&lt;/author&gt;&lt;author&gt;Xiao, Liyang&lt;/author&gt;&lt;author&gt;Li, Wei&lt;/author&gt;&lt;author&gt;Sun, Jing&lt;/author&gt;&lt;author&gt;Zhang, He&lt;/author&gt;&lt;/authors&gt;&lt;/contributors&gt;&lt;titles&gt;&lt;title&gt;Virtual generation of pavement crack images based on improved deep convolutional generative adversarial network&lt;/title&gt;&lt;secondary-title&gt;Engineering Applications of Artificial Intelligence&lt;/secondary-title&gt;&lt;/titles&gt;&lt;periodical&gt;&lt;full-title&gt;Engineering Applications of Artificial Intelligence&lt;/full-title&gt;&lt;/periodical&gt;&lt;pages&gt;104376&lt;/pages&gt;&lt;volume&gt;104&lt;/volume&gt;&lt;dates&gt;&lt;year&gt;2021&lt;/year&gt;&lt;/dates&gt;&lt;isbn&gt;0952-1976&lt;/isbn&gt;&lt;urls&gt;&lt;/urls&gt;&lt;/record&gt;&lt;/Cite&gt;&lt;/EndNote&gt;</w:instrText>
      </w:r>
      <w:r w:rsidR="001C49B8">
        <w:fldChar w:fldCharType="separate"/>
      </w:r>
      <w:r w:rsidR="00FF03EF">
        <w:rPr>
          <w:noProof/>
        </w:rPr>
        <w:t>[15]</w:t>
      </w:r>
      <w:r w:rsidR="00076D76">
        <w:fldChar w:fldCharType="end"/>
      </w:r>
      <w:r w:rsidR="00076D76">
        <w:t xml:space="preserve"> </w:t>
      </w:r>
      <w:r w:rsidR="000F1BA9">
        <w:t xml:space="preserve">used variational autoencoder (VAE) to encode crack images and the results from VAE was input to DCGAN model to generate the fake images. </w:t>
      </w:r>
      <w:proofErr w:type="spellStart"/>
      <w:r w:rsidR="009C7551">
        <w:t>Boqiang</w:t>
      </w:r>
      <w:proofErr w:type="spellEnd"/>
      <w:r w:rsidR="009C7551">
        <w:t xml:space="preserve"> Xu </w:t>
      </w:r>
      <w:r w:rsidR="00057DFF">
        <w:t>recaches a quite high identification accuracy</w:t>
      </w:r>
      <w:r w:rsidR="00FA4BAD">
        <w:t xml:space="preserve"> in pavement crack classification tasks</w:t>
      </w:r>
      <w:r w:rsidR="00057DFF">
        <w:t xml:space="preserve"> based on DCGAN and VGG16. </w:t>
      </w:r>
      <w:r w:rsidR="00AD554D">
        <w:t xml:space="preserve">However, there are still some problems in DCGAN. For example, the original DCGAN structure is more suitable for small size images like an image with resolution of 32 * 32 pixels. </w:t>
      </w:r>
      <w:r w:rsidR="00283145">
        <w:t xml:space="preserve">The discriminator in DCGAN studies too fast which would lead the loss of discriminator to 0 very rapidly. </w:t>
      </w:r>
    </w:p>
    <w:p w14:paraId="04CDB110" w14:textId="620E6DC8" w:rsidR="00283145" w:rsidRDefault="00283145" w:rsidP="00035CA4">
      <w:pPr>
        <w:jc w:val="both"/>
        <w:pPrChange w:id="57" w:author="Microsoft Office User" w:date="2022-07-22T15:29:00Z">
          <w:pPr/>
        </w:pPrChange>
      </w:pPr>
    </w:p>
    <w:p w14:paraId="5E96699F" w14:textId="049BC43A" w:rsidR="00283145" w:rsidRDefault="00283145" w:rsidP="00035CA4">
      <w:pPr>
        <w:jc w:val="both"/>
        <w:pPrChange w:id="58" w:author="Microsoft Office User" w:date="2022-07-22T15:29:00Z">
          <w:pPr/>
        </w:pPrChange>
      </w:pPr>
      <w:r>
        <w:t xml:space="preserve">Based on these studies, this paper proposed a new pixel-level pavement crack segmentation network, AttuNet. </w:t>
      </w:r>
      <w:r w:rsidR="00A9444E">
        <w:t xml:space="preserve">This new net was tested and compared with other classic semantic segmentation </w:t>
      </w:r>
      <w:r w:rsidR="00345900">
        <w:t xml:space="preserve">models including </w:t>
      </w:r>
      <w:proofErr w:type="spellStart"/>
      <w:r w:rsidR="00345900">
        <w:t>Unet</w:t>
      </w:r>
      <w:proofErr w:type="spellEnd"/>
      <w:r w:rsidR="00345900">
        <w:t xml:space="preserve">, FCN, </w:t>
      </w:r>
      <w:proofErr w:type="spellStart"/>
      <w:r w:rsidR="00345900">
        <w:t>DeepLab</w:t>
      </w:r>
      <w:proofErr w:type="spellEnd"/>
      <w:r w:rsidR="00345900">
        <w:t>…</w:t>
      </w:r>
      <w:r w:rsidR="001E2E70">
        <w:t xml:space="preserve">. </w:t>
      </w:r>
    </w:p>
    <w:p w14:paraId="66C38DE7" w14:textId="7F27367D" w:rsidR="001E2E70" w:rsidRDefault="001E2E70" w:rsidP="00035CA4">
      <w:pPr>
        <w:jc w:val="both"/>
        <w:pPrChange w:id="59" w:author="Microsoft Office User" w:date="2022-07-22T15:29:00Z">
          <w:pPr/>
        </w:pPrChange>
      </w:pPr>
      <w:r>
        <w:t xml:space="preserve">Meanwhile, a modified </w:t>
      </w:r>
      <w:proofErr w:type="spellStart"/>
      <w:r>
        <w:t>cGAN</w:t>
      </w:r>
      <w:proofErr w:type="spellEnd"/>
      <w:r>
        <w:t xml:space="preserve"> was proposed as an image augmentation method to generate fake images for the deep learning model. the output result was compared with </w:t>
      </w:r>
      <w:r>
        <w:lastRenderedPageBreak/>
        <w:t xml:space="preserve">traditional augmentation methods and DCGAN. The accuracy of the AttuNet was used as a metric to evaluate the performance of the augmentation methods. The results show that the proposed </w:t>
      </w:r>
      <w:proofErr w:type="spellStart"/>
      <w:r>
        <w:t>cGAN</w:t>
      </w:r>
      <w:proofErr w:type="spellEnd"/>
      <w:r>
        <w:t xml:space="preserve"> method could siginificantly improve the accuracy of the </w:t>
      </w:r>
      <w:r w:rsidR="00BF6603">
        <w:t>AttuNet in the same crack dataset.</w:t>
      </w:r>
      <w:r w:rsidR="00DD03CD">
        <w:t xml:space="preserve"> </w:t>
      </w:r>
    </w:p>
    <w:p w14:paraId="08A288CB" w14:textId="77777777" w:rsidR="00EB7FF5" w:rsidRPr="00915DCA" w:rsidRDefault="00EB7FF5" w:rsidP="00035CA4">
      <w:pPr>
        <w:jc w:val="both"/>
        <w:pPrChange w:id="60" w:author="Microsoft Office User" w:date="2022-07-22T15:29:00Z">
          <w:pPr/>
        </w:pPrChange>
      </w:pPr>
    </w:p>
    <w:p w14:paraId="78503FB8" w14:textId="39A95D2C" w:rsidR="006E78B6" w:rsidRDefault="006E78B6" w:rsidP="00035CA4">
      <w:pPr>
        <w:jc w:val="both"/>
        <w:pPrChange w:id="61" w:author="Microsoft Office User" w:date="2022-07-22T15:29:00Z">
          <w:pPr/>
        </w:pPrChange>
      </w:pPr>
    </w:p>
    <w:p w14:paraId="3168270B" w14:textId="03AEA478" w:rsidR="006E78B6" w:rsidRDefault="006E78B6" w:rsidP="00035CA4">
      <w:pPr>
        <w:jc w:val="both"/>
        <w:pPrChange w:id="62" w:author="Microsoft Office User" w:date="2022-07-22T15:29:00Z">
          <w:pPr/>
        </w:pPrChange>
      </w:pPr>
    </w:p>
    <w:p w14:paraId="5DE85068" w14:textId="262E6AF5" w:rsidR="006E78B6" w:rsidRDefault="00644345" w:rsidP="00035CA4">
      <w:pPr>
        <w:pStyle w:val="Heading2"/>
        <w:jc w:val="both"/>
        <w:rPr>
          <w:rFonts w:ascii="Times New Roman" w:hAnsi="Times New Roman" w:cs="Times New Roman"/>
          <w:sz w:val="24"/>
        </w:rPr>
        <w:pPrChange w:id="63" w:author="Microsoft Office User" w:date="2022-07-22T15:29:00Z">
          <w:pPr>
            <w:pStyle w:val="Heading2"/>
          </w:pPr>
        </w:pPrChange>
      </w:pPr>
      <w:ins w:id="64" w:author="Microsoft Office User" w:date="2022-07-22T20:16:00Z">
        <w:r>
          <w:rPr>
            <w:rFonts w:ascii="Times New Roman" w:hAnsi="Times New Roman" w:cs="Times New Roman"/>
            <w:sz w:val="24"/>
          </w:rPr>
          <w:t xml:space="preserve">2. </w:t>
        </w:r>
      </w:ins>
      <w:r w:rsidR="006E78B6">
        <w:rPr>
          <w:rFonts w:ascii="Times New Roman" w:hAnsi="Times New Roman" w:cs="Times New Roman"/>
          <w:sz w:val="24"/>
        </w:rPr>
        <w:t>Methods</w:t>
      </w:r>
    </w:p>
    <w:p w14:paraId="1073F117" w14:textId="277037E8" w:rsidR="006E78B6" w:rsidRDefault="006E78B6" w:rsidP="00035CA4">
      <w:pPr>
        <w:jc w:val="both"/>
        <w:pPrChange w:id="65" w:author="Microsoft Office User" w:date="2022-07-22T15:29:00Z">
          <w:pPr/>
        </w:pPrChange>
      </w:pPr>
    </w:p>
    <w:p w14:paraId="171D8B7C" w14:textId="3C1059B4" w:rsidR="00EE6EB2" w:rsidRDefault="00644345" w:rsidP="00035CA4">
      <w:pPr>
        <w:pStyle w:val="Heading3"/>
        <w:jc w:val="both"/>
        <w:rPr>
          <w:rFonts w:ascii="Times New Roman" w:hAnsi="Times New Roman" w:cs="Times New Roman"/>
          <w:sz w:val="24"/>
          <w:szCs w:val="24"/>
        </w:rPr>
        <w:pPrChange w:id="66" w:author="Microsoft Office User" w:date="2022-07-22T15:29:00Z">
          <w:pPr>
            <w:pStyle w:val="Heading3"/>
          </w:pPr>
        </w:pPrChange>
      </w:pPr>
      <w:ins w:id="67" w:author="Microsoft Office User" w:date="2022-07-22T20:16:00Z">
        <w:r>
          <w:rPr>
            <w:rFonts w:ascii="Times New Roman" w:hAnsi="Times New Roman" w:cs="Times New Roman"/>
            <w:sz w:val="24"/>
            <w:szCs w:val="24"/>
          </w:rPr>
          <w:t xml:space="preserve">2.1 </w:t>
        </w:r>
      </w:ins>
      <w:r w:rsidR="00915DCA">
        <w:rPr>
          <w:rFonts w:ascii="Times New Roman" w:hAnsi="Times New Roman" w:cs="Times New Roman"/>
          <w:sz w:val="24"/>
          <w:szCs w:val="24"/>
        </w:rPr>
        <w:t>D</w:t>
      </w:r>
      <w:r w:rsidR="00FB1653">
        <w:rPr>
          <w:rFonts w:ascii="Times New Roman" w:hAnsi="Times New Roman" w:cs="Times New Roman"/>
          <w:sz w:val="24"/>
          <w:szCs w:val="24"/>
        </w:rPr>
        <w:t>ata</w:t>
      </w:r>
      <w:ins w:id="68" w:author="Microsoft Office User" w:date="2022-07-22T20:16:00Z">
        <w:r>
          <w:rPr>
            <w:rFonts w:ascii="Times New Roman" w:hAnsi="Times New Roman" w:cs="Times New Roman"/>
            <w:sz w:val="24"/>
            <w:szCs w:val="24"/>
          </w:rPr>
          <w:t xml:space="preserve"> Preparation </w:t>
        </w:r>
      </w:ins>
    </w:p>
    <w:p w14:paraId="15A9F151" w14:textId="3D9C7252" w:rsidR="00FB1653" w:rsidDel="00EC6FD8" w:rsidRDefault="00E50919" w:rsidP="00035CA4">
      <w:pPr>
        <w:jc w:val="both"/>
        <w:rPr>
          <w:del w:id="69" w:author="Microsoft Office User" w:date="2022-07-22T15:09:00Z"/>
        </w:rPr>
        <w:pPrChange w:id="70" w:author="Microsoft Office User" w:date="2022-07-22T15:29:00Z">
          <w:pPr/>
        </w:pPrChange>
      </w:pPr>
      <w:r>
        <w:t>A</w:t>
      </w:r>
      <w:r w:rsidR="002A70C2">
        <w:t xml:space="preserve"> </w:t>
      </w:r>
      <w:proofErr w:type="spellStart"/>
      <w:r w:rsidR="002A70C2">
        <w:t>DeepCrack</w:t>
      </w:r>
      <w:proofErr w:type="spellEnd"/>
      <w:r w:rsidR="002A70C2">
        <w:t xml:space="preserve"> dataset </w:t>
      </w:r>
      <w:r>
        <w:t>was utilized in this work</w:t>
      </w:r>
      <w:r w:rsidR="002A70C2">
        <w:t xml:space="preserve"> to test the performance of the networks</w:t>
      </w:r>
      <w:r>
        <w:t xml:space="preserve">. </w:t>
      </w:r>
      <w:r w:rsidR="002A70C2">
        <w:t xml:space="preserve">The </w:t>
      </w:r>
      <w:proofErr w:type="spellStart"/>
      <w:r w:rsidR="002A70C2">
        <w:t>DeepCrack</w:t>
      </w:r>
      <w:proofErr w:type="spellEnd"/>
      <w:r w:rsidR="002A70C2">
        <w:t xml:space="preserve"> dataset is an opensource dataset published in</w:t>
      </w:r>
      <w:ins w:id="71" w:author="Microsoft Office User" w:date="2022-07-22T14:59:00Z">
        <w:r w:rsidR="0095646B">
          <w:t xml:space="preserve"> </w:t>
        </w:r>
        <w:proofErr w:type="spellStart"/>
        <w:r w:rsidR="0095646B">
          <w:t>Github</w:t>
        </w:r>
        <w:proofErr w:type="spellEnd"/>
        <w:r w:rsidR="0095646B">
          <w:t xml:space="preserve"> (</w:t>
        </w:r>
        <w:r w:rsidR="0095646B">
          <w:fldChar w:fldCharType="begin"/>
        </w:r>
        <w:r w:rsidR="0095646B">
          <w:instrText xml:space="preserve"> HYPERLINK "</w:instrText>
        </w:r>
        <w:r w:rsidR="0095646B" w:rsidRPr="0095646B">
          <w:instrText>https://github.com/yhlleo/DeepCrack</w:instrText>
        </w:r>
        <w:r w:rsidR="0095646B">
          <w:instrText xml:space="preserve">" </w:instrText>
        </w:r>
        <w:r w:rsidR="0095646B">
          <w:fldChar w:fldCharType="separate"/>
        </w:r>
        <w:r w:rsidR="0095646B" w:rsidRPr="002779F8">
          <w:rPr>
            <w:rStyle w:val="Hyperlink"/>
          </w:rPr>
          <w:t>https://github.com/yhlleo/DeepCrack</w:t>
        </w:r>
        <w:r w:rsidR="0095646B">
          <w:fldChar w:fldCharType="end"/>
        </w:r>
        <w:r w:rsidR="0095646B">
          <w:t xml:space="preserve">). </w:t>
        </w:r>
      </w:ins>
      <w:del w:id="72" w:author="Microsoft Office User" w:date="2022-07-22T14:59:00Z">
        <w:r w:rsidR="002A70C2" w:rsidDel="0095646B">
          <w:delText xml:space="preserve">  </w:delText>
        </w:r>
      </w:del>
      <w:r>
        <w:t xml:space="preserve">This dataset consists of 537 RGB crack images with manually annotated segmentations. </w:t>
      </w:r>
      <w:r w:rsidR="00EA0535">
        <w:t>The image has a resolution of 544 * 384 pixels</w:t>
      </w:r>
      <w:del w:id="73" w:author="Microsoft Office User" w:date="2022-07-22T15:02:00Z">
        <w:r w:rsidR="00EA0535" w:rsidDel="0095646B">
          <w:delText xml:space="preserve"> </w:delText>
        </w:r>
      </w:del>
      <w:r w:rsidR="00EA0535">
        <w:t xml:space="preserve">. </w:t>
      </w:r>
      <w:r>
        <w:t>The images were divided into two subsets: 300 images for training and 237 images for testing.</w:t>
      </w:r>
      <w:r w:rsidR="00523EFC">
        <w:t xml:space="preserve"> </w:t>
      </w:r>
      <w:r w:rsidR="0026722A">
        <w:t xml:space="preserve">As we can see, the </w:t>
      </w:r>
      <w:proofErr w:type="gramStart"/>
      <w:r w:rsidR="0026722A">
        <w:t>amount</w:t>
      </w:r>
      <w:proofErr w:type="gramEnd"/>
      <w:r w:rsidR="0026722A">
        <w:t xml:space="preserve"> of images is </w:t>
      </w:r>
      <w:ins w:id="74" w:author="Microsoft Office User" w:date="2022-07-22T15:02:00Z">
        <w:r w:rsidR="0095646B">
          <w:t xml:space="preserve">relatively </w:t>
        </w:r>
      </w:ins>
      <w:del w:id="75" w:author="Microsoft Office User" w:date="2022-07-22T15:02:00Z">
        <w:r w:rsidR="0026722A" w:rsidDel="0095646B">
          <w:delText xml:space="preserve">not enough </w:delText>
        </w:r>
      </w:del>
      <w:r w:rsidR="0026722A">
        <w:t xml:space="preserve">for a deep learning </w:t>
      </w:r>
      <w:del w:id="76" w:author="Microsoft Office User" w:date="2022-07-22T15:02:00Z">
        <w:r w:rsidR="0026722A" w:rsidDel="0095646B">
          <w:delText>model</w:delText>
        </w:r>
      </w:del>
      <w:ins w:id="77" w:author="Microsoft Office User" w:date="2022-07-22T15:02:00Z">
        <w:r w:rsidR="0095646B">
          <w:t>training</w:t>
        </w:r>
      </w:ins>
      <w:r w:rsidR="0026722A">
        <w:t xml:space="preserve">. </w:t>
      </w:r>
      <w:ins w:id="78" w:author="Microsoft Office User" w:date="2022-07-22T15:02:00Z">
        <w:r w:rsidR="0095646B">
          <w:t>T</w:t>
        </w:r>
      </w:ins>
      <w:del w:id="79" w:author="Microsoft Office User" w:date="2022-07-22T15:02:00Z">
        <w:r w:rsidR="0026722A" w:rsidDel="0095646B">
          <w:delText>t</w:delText>
        </w:r>
      </w:del>
      <w:r w:rsidR="0026722A">
        <w:t xml:space="preserve">hus, image augmentation methods were applied to this dataset including traditional augmentation methods, DCGAN and </w:t>
      </w:r>
      <w:proofErr w:type="spellStart"/>
      <w:r w:rsidR="0026722A">
        <w:t>cGAN</w:t>
      </w:r>
      <w:proofErr w:type="spellEnd"/>
      <w:r w:rsidR="0026722A">
        <w:t xml:space="preserve">. </w:t>
      </w:r>
      <w:r w:rsidR="00EA0535">
        <w:t>The number of the augmented images were shown in</w:t>
      </w:r>
      <w:del w:id="80" w:author="Microsoft Office User" w:date="2022-07-22T15:03:00Z">
        <w:r w:rsidR="00EA0535" w:rsidDel="00725EE2">
          <w:delText xml:space="preserve"> the</w:delText>
        </w:r>
      </w:del>
      <w:r w:rsidR="00EA0535">
        <w:t xml:space="preserve"> </w:t>
      </w:r>
      <w:ins w:id="81" w:author="Microsoft Office User" w:date="2022-07-22T15:03:00Z">
        <w:r w:rsidR="00725EE2">
          <w:t>T</w:t>
        </w:r>
      </w:ins>
      <w:del w:id="82" w:author="Microsoft Office User" w:date="2022-07-22T15:03:00Z">
        <w:r w:rsidR="00EA0535" w:rsidDel="00725EE2">
          <w:delText>t</w:delText>
        </w:r>
      </w:del>
      <w:r w:rsidR="00EA0535">
        <w:t>able</w:t>
      </w:r>
      <w:ins w:id="83" w:author="Microsoft Office User" w:date="2022-07-22T15:03:00Z">
        <w:r w:rsidR="00725EE2">
          <w:t xml:space="preserve"> 1</w:t>
        </w:r>
      </w:ins>
      <w:r w:rsidR="00EA0535">
        <w:t>.</w:t>
      </w:r>
      <w:ins w:id="84" w:author="Microsoft Office User" w:date="2022-07-22T15:09:00Z">
        <w:r w:rsidR="00EC6FD8">
          <w:t xml:space="preserve"> </w:t>
        </w:r>
      </w:ins>
    </w:p>
    <w:p w14:paraId="6AB36DD4" w14:textId="00895E5F" w:rsidR="00FB1653" w:rsidDel="00EC6FD8" w:rsidRDefault="00FB1653" w:rsidP="00035CA4">
      <w:pPr>
        <w:jc w:val="both"/>
        <w:rPr>
          <w:del w:id="85" w:author="Microsoft Office User" w:date="2022-07-22T15:09:00Z"/>
        </w:rPr>
        <w:pPrChange w:id="86" w:author="Microsoft Office User" w:date="2022-07-22T15:29:00Z">
          <w:pPr/>
        </w:pPrChange>
      </w:pPr>
    </w:p>
    <w:p w14:paraId="30F61BC2" w14:textId="16ECDA04" w:rsidR="00FB1653" w:rsidRDefault="00502905" w:rsidP="00035CA4">
      <w:pPr>
        <w:jc w:val="both"/>
        <w:pPrChange w:id="87" w:author="Microsoft Office User" w:date="2022-07-22T15:29:00Z">
          <w:pPr/>
        </w:pPrChange>
      </w:pPr>
      <w:r>
        <w:t xml:space="preserve">Before importing to the </w:t>
      </w:r>
      <w:del w:id="88" w:author="Microsoft Office User" w:date="2022-07-22T15:09:00Z">
        <w:r w:rsidDel="00EC6FD8">
          <w:delText>U-Net</w:delText>
        </w:r>
      </w:del>
      <w:ins w:id="89" w:author="Microsoft Office User" w:date="2022-07-22T15:09:00Z">
        <w:r w:rsidR="00EC6FD8">
          <w:t>Attunet</w:t>
        </w:r>
      </w:ins>
      <w:r>
        <w:t xml:space="preserve"> structure, all the images</w:t>
      </w:r>
      <w:ins w:id="90" w:author="Microsoft Office User" w:date="2022-07-22T15:09:00Z">
        <w:r w:rsidR="00EC6FD8">
          <w:t xml:space="preserve"> including the </w:t>
        </w:r>
      </w:ins>
      <w:ins w:id="91" w:author="Microsoft Office User" w:date="2022-07-22T15:10:00Z">
        <w:r w:rsidR="00EC6FD8">
          <w:t>crack</w:t>
        </w:r>
      </w:ins>
      <w:ins w:id="92" w:author="Microsoft Office User" w:date="2022-07-22T15:09:00Z">
        <w:r w:rsidR="00EC6FD8">
          <w:t xml:space="preserve"> im</w:t>
        </w:r>
      </w:ins>
      <w:ins w:id="93" w:author="Microsoft Office User" w:date="2022-07-22T15:10:00Z">
        <w:r w:rsidR="00EC6FD8">
          <w:t>age and its label,</w:t>
        </w:r>
      </w:ins>
      <w:r>
        <w:t xml:space="preserve"> would be reshaped to 256 * 256 pixels. </w:t>
      </w:r>
    </w:p>
    <w:p w14:paraId="65F2B9E9" w14:textId="2BD307F2" w:rsidR="00502905" w:rsidRDefault="00502905" w:rsidP="00035CA4">
      <w:pPr>
        <w:jc w:val="both"/>
        <w:pPrChange w:id="94" w:author="Microsoft Office User" w:date="2022-07-22T15:29:00Z">
          <w:pPr/>
        </w:pPrChange>
      </w:pPr>
    </w:p>
    <w:p w14:paraId="59E4A2C2" w14:textId="03BD9CEE" w:rsidR="00502905" w:rsidRDefault="00725EE2" w:rsidP="00035CA4">
      <w:pPr>
        <w:jc w:val="both"/>
        <w:rPr>
          <w:rFonts w:hint="eastAsia"/>
        </w:rPr>
        <w:pPrChange w:id="95" w:author="Microsoft Office User" w:date="2022-07-22T15:29:00Z">
          <w:pPr/>
        </w:pPrChange>
      </w:pPr>
      <w:ins w:id="96" w:author="Microsoft Office User" w:date="2022-07-22T15:04:00Z">
        <w:r>
          <w:t>Table 1. The number of raw images in dataset and the generated images from augmentation methods</w:t>
        </w:r>
      </w:ins>
    </w:p>
    <w:tbl>
      <w:tblPr>
        <w:tblStyle w:val="TableGrid"/>
        <w:tblW w:w="0" w:type="auto"/>
        <w:tblLook w:val="04A0" w:firstRow="1" w:lastRow="0" w:firstColumn="1" w:lastColumn="0" w:noHBand="0" w:noVBand="1"/>
      </w:tblPr>
      <w:tblGrid>
        <w:gridCol w:w="1659"/>
        <w:gridCol w:w="1659"/>
        <w:gridCol w:w="1659"/>
        <w:gridCol w:w="1659"/>
        <w:gridCol w:w="1660"/>
      </w:tblGrid>
      <w:tr w:rsidR="008A080D" w14:paraId="643557D7" w14:textId="77777777" w:rsidTr="008A080D">
        <w:tc>
          <w:tcPr>
            <w:tcW w:w="1659" w:type="dxa"/>
          </w:tcPr>
          <w:p w14:paraId="2B257203" w14:textId="77777777" w:rsidR="008A080D" w:rsidRDefault="008A080D" w:rsidP="00035CA4">
            <w:pPr>
              <w:jc w:val="both"/>
              <w:pPrChange w:id="97" w:author="Microsoft Office User" w:date="2022-07-22T15:29:00Z">
                <w:pPr/>
              </w:pPrChange>
            </w:pPr>
          </w:p>
        </w:tc>
        <w:tc>
          <w:tcPr>
            <w:tcW w:w="1659" w:type="dxa"/>
          </w:tcPr>
          <w:p w14:paraId="56939E5A" w14:textId="089BF49B" w:rsidR="008A080D" w:rsidRDefault="008A080D" w:rsidP="00035CA4">
            <w:pPr>
              <w:jc w:val="both"/>
              <w:pPrChange w:id="98" w:author="Microsoft Office User" w:date="2022-07-22T15:29:00Z">
                <w:pPr/>
              </w:pPrChange>
            </w:pPr>
            <w:r>
              <w:t>Training</w:t>
            </w:r>
          </w:p>
        </w:tc>
        <w:tc>
          <w:tcPr>
            <w:tcW w:w="1659" w:type="dxa"/>
          </w:tcPr>
          <w:p w14:paraId="782EC48C" w14:textId="61223E2B" w:rsidR="008A080D" w:rsidRDefault="008A080D" w:rsidP="00035CA4">
            <w:pPr>
              <w:jc w:val="both"/>
              <w:pPrChange w:id="99" w:author="Microsoft Office User" w:date="2022-07-22T15:29:00Z">
                <w:pPr/>
              </w:pPrChange>
            </w:pPr>
            <w:r>
              <w:t>Testing</w:t>
            </w:r>
          </w:p>
        </w:tc>
        <w:tc>
          <w:tcPr>
            <w:tcW w:w="1659" w:type="dxa"/>
          </w:tcPr>
          <w:p w14:paraId="3537379B" w14:textId="77777777" w:rsidR="008A080D" w:rsidRDefault="008A080D" w:rsidP="00035CA4">
            <w:pPr>
              <w:jc w:val="both"/>
              <w:pPrChange w:id="100" w:author="Microsoft Office User" w:date="2022-07-22T15:29:00Z">
                <w:pPr/>
              </w:pPrChange>
            </w:pPr>
          </w:p>
        </w:tc>
        <w:tc>
          <w:tcPr>
            <w:tcW w:w="1660" w:type="dxa"/>
          </w:tcPr>
          <w:p w14:paraId="225CFBD1" w14:textId="77777777" w:rsidR="008A080D" w:rsidRDefault="008A080D" w:rsidP="00035CA4">
            <w:pPr>
              <w:jc w:val="both"/>
              <w:pPrChange w:id="101" w:author="Microsoft Office User" w:date="2022-07-22T15:29:00Z">
                <w:pPr/>
              </w:pPrChange>
            </w:pPr>
          </w:p>
        </w:tc>
      </w:tr>
      <w:tr w:rsidR="008A080D" w14:paraId="6D113F95" w14:textId="77777777" w:rsidTr="008A080D">
        <w:tc>
          <w:tcPr>
            <w:tcW w:w="1659" w:type="dxa"/>
          </w:tcPr>
          <w:p w14:paraId="6D77C7EB" w14:textId="3A3AC79E" w:rsidR="008A080D" w:rsidRDefault="008A080D" w:rsidP="00035CA4">
            <w:pPr>
              <w:jc w:val="both"/>
              <w:pPrChange w:id="102" w:author="Microsoft Office User" w:date="2022-07-22T15:29:00Z">
                <w:pPr/>
              </w:pPrChange>
            </w:pPr>
            <w:proofErr w:type="spellStart"/>
            <w:r>
              <w:t>DeepCrack</w:t>
            </w:r>
            <w:proofErr w:type="spellEnd"/>
          </w:p>
        </w:tc>
        <w:tc>
          <w:tcPr>
            <w:tcW w:w="1659" w:type="dxa"/>
          </w:tcPr>
          <w:p w14:paraId="273D6308" w14:textId="3A838BE0" w:rsidR="008A080D" w:rsidRDefault="00E50919" w:rsidP="00035CA4">
            <w:pPr>
              <w:jc w:val="both"/>
              <w:pPrChange w:id="103" w:author="Microsoft Office User" w:date="2022-07-22T15:29:00Z">
                <w:pPr/>
              </w:pPrChange>
            </w:pPr>
            <w:r>
              <w:t>300</w:t>
            </w:r>
          </w:p>
        </w:tc>
        <w:tc>
          <w:tcPr>
            <w:tcW w:w="1659" w:type="dxa"/>
          </w:tcPr>
          <w:p w14:paraId="790CE9AB" w14:textId="314442A5" w:rsidR="008A080D" w:rsidRDefault="00E50919" w:rsidP="00035CA4">
            <w:pPr>
              <w:jc w:val="both"/>
              <w:pPrChange w:id="104" w:author="Microsoft Office User" w:date="2022-07-22T15:29:00Z">
                <w:pPr/>
              </w:pPrChange>
            </w:pPr>
            <w:r>
              <w:t>237</w:t>
            </w:r>
          </w:p>
        </w:tc>
        <w:tc>
          <w:tcPr>
            <w:tcW w:w="1659" w:type="dxa"/>
          </w:tcPr>
          <w:p w14:paraId="7F6D350F" w14:textId="77777777" w:rsidR="008A080D" w:rsidRDefault="008A080D" w:rsidP="00035CA4">
            <w:pPr>
              <w:jc w:val="both"/>
              <w:pPrChange w:id="105" w:author="Microsoft Office User" w:date="2022-07-22T15:29:00Z">
                <w:pPr/>
              </w:pPrChange>
            </w:pPr>
          </w:p>
        </w:tc>
        <w:tc>
          <w:tcPr>
            <w:tcW w:w="1660" w:type="dxa"/>
          </w:tcPr>
          <w:p w14:paraId="1B998F0A" w14:textId="77777777" w:rsidR="008A080D" w:rsidRDefault="008A080D" w:rsidP="00035CA4">
            <w:pPr>
              <w:jc w:val="both"/>
              <w:pPrChange w:id="106" w:author="Microsoft Office User" w:date="2022-07-22T15:29:00Z">
                <w:pPr/>
              </w:pPrChange>
            </w:pPr>
          </w:p>
        </w:tc>
      </w:tr>
      <w:tr w:rsidR="008A080D" w14:paraId="62D6441A" w14:textId="77777777" w:rsidTr="008A080D">
        <w:tc>
          <w:tcPr>
            <w:tcW w:w="1659" w:type="dxa"/>
          </w:tcPr>
          <w:p w14:paraId="49C125DF" w14:textId="0E0048A5" w:rsidR="008A080D" w:rsidRDefault="00BA408F" w:rsidP="00035CA4">
            <w:pPr>
              <w:jc w:val="both"/>
              <w:pPrChange w:id="107" w:author="Microsoft Office User" w:date="2022-07-22T15:29:00Z">
                <w:pPr/>
              </w:pPrChange>
            </w:pPr>
            <w:proofErr w:type="spellStart"/>
            <w:r>
              <w:t>c</w:t>
            </w:r>
            <w:r w:rsidR="008A080D">
              <w:t>DCGAN</w:t>
            </w:r>
            <w:proofErr w:type="spellEnd"/>
          </w:p>
        </w:tc>
        <w:tc>
          <w:tcPr>
            <w:tcW w:w="1659" w:type="dxa"/>
          </w:tcPr>
          <w:p w14:paraId="11D6C7D6" w14:textId="5A2325D0" w:rsidR="008A080D" w:rsidRDefault="00AC190B" w:rsidP="00035CA4">
            <w:pPr>
              <w:jc w:val="both"/>
              <w:pPrChange w:id="108" w:author="Microsoft Office User" w:date="2022-07-22T15:29:00Z">
                <w:pPr/>
              </w:pPrChange>
            </w:pPr>
            <w:ins w:id="109" w:author="Microsoft Office User" w:date="2022-07-24T12:45:00Z">
              <w:r>
                <w:t>100</w:t>
              </w:r>
            </w:ins>
          </w:p>
        </w:tc>
        <w:tc>
          <w:tcPr>
            <w:tcW w:w="1659" w:type="dxa"/>
          </w:tcPr>
          <w:p w14:paraId="77BD1ED3" w14:textId="77777777" w:rsidR="008A080D" w:rsidRDefault="008A080D" w:rsidP="00035CA4">
            <w:pPr>
              <w:jc w:val="both"/>
              <w:pPrChange w:id="110" w:author="Microsoft Office User" w:date="2022-07-22T15:29:00Z">
                <w:pPr/>
              </w:pPrChange>
            </w:pPr>
          </w:p>
        </w:tc>
        <w:tc>
          <w:tcPr>
            <w:tcW w:w="1659" w:type="dxa"/>
          </w:tcPr>
          <w:p w14:paraId="2D548CCC" w14:textId="77777777" w:rsidR="008A080D" w:rsidRDefault="008A080D" w:rsidP="00035CA4">
            <w:pPr>
              <w:jc w:val="both"/>
              <w:pPrChange w:id="111" w:author="Microsoft Office User" w:date="2022-07-22T15:29:00Z">
                <w:pPr/>
              </w:pPrChange>
            </w:pPr>
          </w:p>
        </w:tc>
        <w:tc>
          <w:tcPr>
            <w:tcW w:w="1660" w:type="dxa"/>
          </w:tcPr>
          <w:p w14:paraId="1FAA4999" w14:textId="77777777" w:rsidR="008A080D" w:rsidRDefault="008A080D" w:rsidP="00035CA4">
            <w:pPr>
              <w:jc w:val="both"/>
              <w:pPrChange w:id="112" w:author="Microsoft Office User" w:date="2022-07-22T15:29:00Z">
                <w:pPr/>
              </w:pPrChange>
            </w:pPr>
          </w:p>
        </w:tc>
      </w:tr>
      <w:tr w:rsidR="008A080D" w14:paraId="453B578A" w14:textId="77777777" w:rsidTr="008A080D">
        <w:tc>
          <w:tcPr>
            <w:tcW w:w="1659" w:type="dxa"/>
          </w:tcPr>
          <w:p w14:paraId="50FF8B43" w14:textId="76024869" w:rsidR="008A080D" w:rsidRDefault="00E94115" w:rsidP="00035CA4">
            <w:pPr>
              <w:jc w:val="both"/>
              <w:pPrChange w:id="113" w:author="Microsoft Office User" w:date="2022-07-22T15:29:00Z">
                <w:pPr/>
              </w:pPrChange>
            </w:pPr>
            <w:r>
              <w:t xml:space="preserve">Traditional </w:t>
            </w:r>
          </w:p>
        </w:tc>
        <w:tc>
          <w:tcPr>
            <w:tcW w:w="1659" w:type="dxa"/>
          </w:tcPr>
          <w:p w14:paraId="768E5FCE" w14:textId="0AB79896" w:rsidR="008A080D" w:rsidRDefault="00AC190B" w:rsidP="00035CA4">
            <w:pPr>
              <w:jc w:val="both"/>
              <w:pPrChange w:id="114" w:author="Microsoft Office User" w:date="2022-07-22T15:29:00Z">
                <w:pPr/>
              </w:pPrChange>
            </w:pPr>
            <w:ins w:id="115" w:author="Microsoft Office User" w:date="2022-07-24T12:45:00Z">
              <w:r>
                <w:t>100</w:t>
              </w:r>
            </w:ins>
          </w:p>
        </w:tc>
        <w:tc>
          <w:tcPr>
            <w:tcW w:w="1659" w:type="dxa"/>
          </w:tcPr>
          <w:p w14:paraId="4EFE5334" w14:textId="77777777" w:rsidR="008A080D" w:rsidRDefault="008A080D" w:rsidP="00035CA4">
            <w:pPr>
              <w:jc w:val="both"/>
              <w:pPrChange w:id="116" w:author="Microsoft Office User" w:date="2022-07-22T15:29:00Z">
                <w:pPr/>
              </w:pPrChange>
            </w:pPr>
          </w:p>
        </w:tc>
        <w:tc>
          <w:tcPr>
            <w:tcW w:w="1659" w:type="dxa"/>
          </w:tcPr>
          <w:p w14:paraId="0DCAC4FD" w14:textId="77777777" w:rsidR="008A080D" w:rsidRDefault="008A080D" w:rsidP="00035CA4">
            <w:pPr>
              <w:jc w:val="both"/>
              <w:pPrChange w:id="117" w:author="Microsoft Office User" w:date="2022-07-22T15:29:00Z">
                <w:pPr/>
              </w:pPrChange>
            </w:pPr>
          </w:p>
        </w:tc>
        <w:tc>
          <w:tcPr>
            <w:tcW w:w="1660" w:type="dxa"/>
          </w:tcPr>
          <w:p w14:paraId="36F3E23F" w14:textId="77777777" w:rsidR="008A080D" w:rsidRDefault="008A080D" w:rsidP="00035CA4">
            <w:pPr>
              <w:jc w:val="both"/>
              <w:pPrChange w:id="118" w:author="Microsoft Office User" w:date="2022-07-22T15:29:00Z">
                <w:pPr/>
              </w:pPrChange>
            </w:pPr>
          </w:p>
        </w:tc>
      </w:tr>
      <w:tr w:rsidR="008A080D" w14:paraId="22475B86" w14:textId="77777777" w:rsidTr="008A080D">
        <w:tc>
          <w:tcPr>
            <w:tcW w:w="1659" w:type="dxa"/>
          </w:tcPr>
          <w:p w14:paraId="109A1C02" w14:textId="2ED216E3" w:rsidR="008A080D" w:rsidRDefault="006A77E2" w:rsidP="00035CA4">
            <w:pPr>
              <w:jc w:val="both"/>
              <w:pPrChange w:id="119" w:author="Microsoft Office User" w:date="2022-07-22T15:29:00Z">
                <w:pPr/>
              </w:pPrChange>
            </w:pPr>
            <w:r>
              <w:t>DCGAN</w:t>
            </w:r>
          </w:p>
        </w:tc>
        <w:tc>
          <w:tcPr>
            <w:tcW w:w="1659" w:type="dxa"/>
          </w:tcPr>
          <w:p w14:paraId="03312829" w14:textId="7AE09DA3" w:rsidR="008A080D" w:rsidRDefault="00AC190B" w:rsidP="00035CA4">
            <w:pPr>
              <w:jc w:val="both"/>
              <w:pPrChange w:id="120" w:author="Microsoft Office User" w:date="2022-07-22T15:29:00Z">
                <w:pPr/>
              </w:pPrChange>
            </w:pPr>
            <w:ins w:id="121" w:author="Microsoft Office User" w:date="2022-07-24T12:45:00Z">
              <w:r>
                <w:t>100</w:t>
              </w:r>
            </w:ins>
          </w:p>
        </w:tc>
        <w:tc>
          <w:tcPr>
            <w:tcW w:w="1659" w:type="dxa"/>
          </w:tcPr>
          <w:p w14:paraId="0FDE5F8D" w14:textId="77777777" w:rsidR="008A080D" w:rsidRDefault="008A080D" w:rsidP="00035CA4">
            <w:pPr>
              <w:jc w:val="both"/>
              <w:pPrChange w:id="122" w:author="Microsoft Office User" w:date="2022-07-22T15:29:00Z">
                <w:pPr/>
              </w:pPrChange>
            </w:pPr>
          </w:p>
        </w:tc>
        <w:tc>
          <w:tcPr>
            <w:tcW w:w="1659" w:type="dxa"/>
          </w:tcPr>
          <w:p w14:paraId="61044F9B" w14:textId="77777777" w:rsidR="008A080D" w:rsidRDefault="008A080D" w:rsidP="00035CA4">
            <w:pPr>
              <w:jc w:val="both"/>
              <w:pPrChange w:id="123" w:author="Microsoft Office User" w:date="2022-07-22T15:29:00Z">
                <w:pPr/>
              </w:pPrChange>
            </w:pPr>
          </w:p>
        </w:tc>
        <w:tc>
          <w:tcPr>
            <w:tcW w:w="1660" w:type="dxa"/>
          </w:tcPr>
          <w:p w14:paraId="7D6EE4AA" w14:textId="77777777" w:rsidR="008A080D" w:rsidRDefault="008A080D" w:rsidP="00035CA4">
            <w:pPr>
              <w:jc w:val="both"/>
              <w:pPrChange w:id="124" w:author="Microsoft Office User" w:date="2022-07-22T15:29:00Z">
                <w:pPr/>
              </w:pPrChange>
            </w:pPr>
          </w:p>
        </w:tc>
      </w:tr>
      <w:tr w:rsidR="008A080D" w14:paraId="029B613B" w14:textId="77777777" w:rsidTr="008A080D">
        <w:tc>
          <w:tcPr>
            <w:tcW w:w="1659" w:type="dxa"/>
          </w:tcPr>
          <w:p w14:paraId="268EF0A2" w14:textId="77777777" w:rsidR="008A080D" w:rsidRDefault="008A080D" w:rsidP="00035CA4">
            <w:pPr>
              <w:jc w:val="both"/>
              <w:pPrChange w:id="125" w:author="Microsoft Office User" w:date="2022-07-22T15:29:00Z">
                <w:pPr/>
              </w:pPrChange>
            </w:pPr>
          </w:p>
        </w:tc>
        <w:tc>
          <w:tcPr>
            <w:tcW w:w="1659" w:type="dxa"/>
          </w:tcPr>
          <w:p w14:paraId="54B23F3B" w14:textId="77777777" w:rsidR="008A080D" w:rsidRDefault="008A080D" w:rsidP="00035CA4">
            <w:pPr>
              <w:jc w:val="both"/>
              <w:pPrChange w:id="126" w:author="Microsoft Office User" w:date="2022-07-22T15:29:00Z">
                <w:pPr/>
              </w:pPrChange>
            </w:pPr>
          </w:p>
        </w:tc>
        <w:tc>
          <w:tcPr>
            <w:tcW w:w="1659" w:type="dxa"/>
          </w:tcPr>
          <w:p w14:paraId="5530A61B" w14:textId="77777777" w:rsidR="008A080D" w:rsidRDefault="008A080D" w:rsidP="00035CA4">
            <w:pPr>
              <w:jc w:val="both"/>
              <w:pPrChange w:id="127" w:author="Microsoft Office User" w:date="2022-07-22T15:29:00Z">
                <w:pPr/>
              </w:pPrChange>
            </w:pPr>
          </w:p>
        </w:tc>
        <w:tc>
          <w:tcPr>
            <w:tcW w:w="1659" w:type="dxa"/>
          </w:tcPr>
          <w:p w14:paraId="46613452" w14:textId="77777777" w:rsidR="008A080D" w:rsidRDefault="008A080D" w:rsidP="00035CA4">
            <w:pPr>
              <w:jc w:val="both"/>
              <w:pPrChange w:id="128" w:author="Microsoft Office User" w:date="2022-07-22T15:29:00Z">
                <w:pPr/>
              </w:pPrChange>
            </w:pPr>
          </w:p>
        </w:tc>
        <w:tc>
          <w:tcPr>
            <w:tcW w:w="1660" w:type="dxa"/>
          </w:tcPr>
          <w:p w14:paraId="1A2117D1" w14:textId="77777777" w:rsidR="008A080D" w:rsidRDefault="008A080D" w:rsidP="00035CA4">
            <w:pPr>
              <w:jc w:val="both"/>
              <w:pPrChange w:id="129" w:author="Microsoft Office User" w:date="2022-07-22T15:29:00Z">
                <w:pPr/>
              </w:pPrChange>
            </w:pPr>
          </w:p>
        </w:tc>
      </w:tr>
    </w:tbl>
    <w:p w14:paraId="492F611D" w14:textId="39AD6C4E" w:rsidR="00EE6EB2" w:rsidRDefault="00EE6EB2" w:rsidP="00035CA4">
      <w:pPr>
        <w:jc w:val="both"/>
        <w:pPrChange w:id="130" w:author="Microsoft Office User" w:date="2022-07-22T15:29:00Z">
          <w:pPr/>
        </w:pPrChange>
      </w:pPr>
    </w:p>
    <w:p w14:paraId="4D20ACD9" w14:textId="6B97CFFA" w:rsidR="00EE6EB2" w:rsidRDefault="00644345" w:rsidP="00035CA4">
      <w:pPr>
        <w:pStyle w:val="Heading3"/>
        <w:jc w:val="both"/>
        <w:rPr>
          <w:rFonts w:ascii="Times New Roman" w:hAnsi="Times New Roman" w:cs="Times New Roman"/>
          <w:sz w:val="24"/>
          <w:szCs w:val="24"/>
        </w:rPr>
        <w:pPrChange w:id="131" w:author="Microsoft Office User" w:date="2022-07-22T15:29:00Z">
          <w:pPr>
            <w:pStyle w:val="Heading3"/>
          </w:pPr>
        </w:pPrChange>
      </w:pPr>
      <w:ins w:id="132" w:author="Microsoft Office User" w:date="2022-07-22T20:16:00Z">
        <w:r>
          <w:rPr>
            <w:rFonts w:ascii="Times New Roman" w:hAnsi="Times New Roman" w:cs="Times New Roman"/>
            <w:sz w:val="24"/>
            <w:szCs w:val="24"/>
          </w:rPr>
          <w:t xml:space="preserve">2.2 </w:t>
        </w:r>
      </w:ins>
      <w:r w:rsidR="00E50919">
        <w:rPr>
          <w:rFonts w:ascii="Times New Roman" w:hAnsi="Times New Roman" w:cs="Times New Roman"/>
          <w:sz w:val="24"/>
          <w:szCs w:val="24"/>
        </w:rPr>
        <w:t xml:space="preserve">Data </w:t>
      </w:r>
      <w:ins w:id="133" w:author="Microsoft Office User" w:date="2022-07-22T20:16:00Z">
        <w:r>
          <w:rPr>
            <w:rFonts w:ascii="Times New Roman" w:hAnsi="Times New Roman" w:cs="Times New Roman"/>
            <w:sz w:val="24"/>
            <w:szCs w:val="24"/>
          </w:rPr>
          <w:t>A</w:t>
        </w:r>
      </w:ins>
      <w:del w:id="134" w:author="Microsoft Office User" w:date="2022-07-22T20:16:00Z">
        <w:r w:rsidR="00E50919" w:rsidDel="00644345">
          <w:rPr>
            <w:rFonts w:ascii="Times New Roman" w:hAnsi="Times New Roman" w:cs="Times New Roman"/>
            <w:sz w:val="24"/>
            <w:szCs w:val="24"/>
          </w:rPr>
          <w:delText>a</w:delText>
        </w:r>
      </w:del>
      <w:r w:rsidR="00E50919">
        <w:rPr>
          <w:rFonts w:ascii="Times New Roman" w:hAnsi="Times New Roman" w:cs="Times New Roman"/>
          <w:sz w:val="24"/>
          <w:szCs w:val="24"/>
        </w:rPr>
        <w:t>ugmentation</w:t>
      </w:r>
    </w:p>
    <w:p w14:paraId="07654C43" w14:textId="542B6714" w:rsidR="00E50919" w:rsidRDefault="00E50919" w:rsidP="00035CA4">
      <w:pPr>
        <w:jc w:val="both"/>
        <w:pPrChange w:id="135" w:author="Microsoft Office User" w:date="2022-07-22T15:29:00Z">
          <w:pPr/>
        </w:pPrChange>
      </w:pPr>
    </w:p>
    <w:p w14:paraId="30D348F7" w14:textId="779D55F4" w:rsidR="00E626BF" w:rsidRDefault="00E50919" w:rsidP="00035CA4">
      <w:pPr>
        <w:jc w:val="both"/>
        <w:pPrChange w:id="136" w:author="Microsoft Office User" w:date="2022-07-22T15:29:00Z">
          <w:pPr/>
        </w:pPrChange>
      </w:pPr>
      <w:r>
        <w:t xml:space="preserve">Data augmentation has proven </w:t>
      </w:r>
      <w:r w:rsidR="0061582C">
        <w:t xml:space="preserve">to be an important thing before deep neural networks training. Instead of traditional augmentation methods like crop and flip, a </w:t>
      </w:r>
      <w:proofErr w:type="spellStart"/>
      <w:r w:rsidR="0061582C">
        <w:t>c</w:t>
      </w:r>
      <w:del w:id="137" w:author="Microsoft Office User" w:date="2022-07-22T20:15:00Z">
        <w:r w:rsidR="0061582C" w:rsidDel="00644345">
          <w:delText>rackDC</w:delText>
        </w:r>
      </w:del>
      <w:r w:rsidR="0061582C">
        <w:t>GAN</w:t>
      </w:r>
      <w:proofErr w:type="spellEnd"/>
      <w:r w:rsidR="0061582C">
        <w:t xml:space="preserve"> </w:t>
      </w:r>
      <w:r w:rsidR="00C22848">
        <w:t>was proposed in this work</w:t>
      </w:r>
      <w:r w:rsidR="009109B0">
        <w:t xml:space="preserve"> based on the</w:t>
      </w:r>
      <w:r w:rsidR="0061582C">
        <w:t xml:space="preserve"> structure of</w:t>
      </w:r>
      <w:r w:rsidR="009109B0">
        <w:t xml:space="preserve"> DCGAN</w:t>
      </w:r>
      <w:r w:rsidR="00C22848">
        <w:t>.</w:t>
      </w:r>
      <w:r w:rsidR="008A080D">
        <w:t xml:space="preserve"> </w:t>
      </w:r>
      <w:r w:rsidR="00734D05">
        <w:t xml:space="preserve">The structure of </w:t>
      </w:r>
      <w:proofErr w:type="spellStart"/>
      <w:r w:rsidR="006908E1">
        <w:t>c</w:t>
      </w:r>
      <w:del w:id="138" w:author="Microsoft Office User" w:date="2022-07-22T20:15:00Z">
        <w:r w:rsidR="006908E1" w:rsidDel="00644345">
          <w:delText>rack</w:delText>
        </w:r>
        <w:r w:rsidR="00734D05" w:rsidDel="00644345">
          <w:delText>DC</w:delText>
        </w:r>
      </w:del>
      <w:r w:rsidR="00734D05">
        <w:t>GAN</w:t>
      </w:r>
      <w:proofErr w:type="spellEnd"/>
      <w:r w:rsidR="00734D05">
        <w:t xml:space="preserve"> was shown in Figure 1.</w:t>
      </w:r>
      <w:r w:rsidR="008538E5">
        <w:t xml:space="preserve"> </w:t>
      </w:r>
      <w:del w:id="139" w:author="Microsoft Office User" w:date="2022-07-22T20:08:00Z">
        <w:r w:rsidR="006908E1" w:rsidDel="008E3553">
          <w:delText>The convolution layer can process the image to produce a set of feature maps. The activation function</w:delText>
        </w:r>
        <w:r w:rsidR="00BF4DA9" w:rsidDel="008E3553">
          <w:delText>s</w:delText>
        </w:r>
        <w:r w:rsidR="006908E1" w:rsidDel="008E3553">
          <w:delText xml:space="preserve"> </w:delText>
        </w:r>
        <w:r w:rsidR="00BF4DA9" w:rsidDel="008E3553">
          <w:delText xml:space="preserve">includes ReLU, leakyReLU and sigmoid, which can make the network learn a non-linear task. The spatial pooling in discriminator was carried out by average pooling layers. </w:delText>
        </w:r>
        <w:r w:rsidR="005E4FB9" w:rsidDel="008E3553">
          <w:delText xml:space="preserve">It is utilized to translate invariance and reduce the parameter size of the networks. </w:delText>
        </w:r>
      </w:del>
    </w:p>
    <w:p w14:paraId="1BFA8355" w14:textId="748D2147" w:rsidR="00574B3C" w:rsidRDefault="00574B3C" w:rsidP="00035CA4">
      <w:pPr>
        <w:jc w:val="both"/>
        <w:pPrChange w:id="140" w:author="Microsoft Office User" w:date="2022-07-22T15:29:00Z">
          <w:pPr/>
        </w:pPrChange>
      </w:pPr>
    </w:p>
    <w:p w14:paraId="461B86E4" w14:textId="621BAAD0" w:rsidR="00E626BF" w:rsidRDefault="00644345" w:rsidP="00035CA4">
      <w:pPr>
        <w:jc w:val="both"/>
        <w:pPrChange w:id="141" w:author="Microsoft Office User" w:date="2022-07-22T15:29:00Z">
          <w:pPr/>
        </w:pPrChange>
      </w:pPr>
      <w:ins w:id="142" w:author="Microsoft Office User" w:date="2022-07-22T20:15:00Z">
        <w:r>
          <w:t xml:space="preserve">As for the </w:t>
        </w:r>
        <w:proofErr w:type="spellStart"/>
        <w:r>
          <w:t>cGAN</w:t>
        </w:r>
        <w:proofErr w:type="spellEnd"/>
        <w:r>
          <w:t xml:space="preserve"> model, t</w:t>
        </w:r>
      </w:ins>
      <w:del w:id="143" w:author="Microsoft Office User" w:date="2022-07-22T20:15:00Z">
        <w:r w:rsidR="00574B3C" w:rsidDel="00644345">
          <w:delText>T</w:delText>
        </w:r>
      </w:del>
      <w:proofErr w:type="gramStart"/>
      <w:r w:rsidR="00574B3C">
        <w:t>he</w:t>
      </w:r>
      <w:proofErr w:type="gramEnd"/>
      <w:r w:rsidR="00574B3C">
        <w:t xml:space="preserve"> initial learning rate was set to 0.0001, and adjusted during training, where the learning rate would decrease by 15% for each 10000 steps. Binary Cross Entropy</w:t>
      </w:r>
      <w:r w:rsidR="00780416">
        <w:t xml:space="preserve"> (</w:t>
      </w:r>
      <w:proofErr w:type="spellStart"/>
      <w:r w:rsidR="00780416">
        <w:t>BCELoss</w:t>
      </w:r>
      <w:proofErr w:type="spellEnd"/>
      <w:r w:rsidR="00780416">
        <w:t>)</w:t>
      </w:r>
      <w:r w:rsidR="00574B3C">
        <w:t xml:space="preserve"> was used as the loss function and Adam was utilized as the optimizer to update the network. </w:t>
      </w:r>
      <w:r w:rsidR="00574B3C" w:rsidRPr="00EC4DBE">
        <w:rPr>
          <w:rFonts w:eastAsia="Calibri"/>
          <w:color w:val="000000"/>
        </w:rPr>
        <w:t xml:space="preserve">The batch size of the dataset was set to </w:t>
      </w:r>
      <w:r w:rsidR="00574B3C">
        <w:rPr>
          <w:rFonts w:eastAsia="Calibri"/>
          <w:color w:val="000000"/>
        </w:rPr>
        <w:t xml:space="preserve">16. </w:t>
      </w:r>
    </w:p>
    <w:p w14:paraId="42CA1CB3" w14:textId="77777777" w:rsidR="006908E1" w:rsidRDefault="006908E1" w:rsidP="00035CA4">
      <w:pPr>
        <w:jc w:val="both"/>
        <w:pPrChange w:id="144" w:author="Microsoft Office User" w:date="2022-07-22T15:29:00Z">
          <w:pPr/>
        </w:pPrChange>
      </w:pPr>
    </w:p>
    <w:p w14:paraId="5EF8899D" w14:textId="49CC6EF9" w:rsidR="008538E5" w:rsidDel="005D5EE5" w:rsidRDefault="007D3F4E" w:rsidP="00035CA4">
      <w:pPr>
        <w:jc w:val="both"/>
        <w:rPr>
          <w:del w:id="145" w:author="Microsoft Office User" w:date="2022-07-22T20:14:00Z"/>
        </w:rPr>
        <w:pPrChange w:id="146" w:author="Microsoft Office User" w:date="2022-07-22T15:29:00Z">
          <w:pPr/>
        </w:pPrChange>
      </w:pPr>
      <w:r>
        <w:lastRenderedPageBreak/>
        <w:t xml:space="preserve">Normally, GAN only works well at much lower resolutions like 32 *32 or 64 *64. In order to make the model architecture for better results, some modifications were made. </w:t>
      </w:r>
      <w:r w:rsidR="008538E5">
        <w:t xml:space="preserve">The contributions of this work can be summarized as follows: </w:t>
      </w:r>
    </w:p>
    <w:p w14:paraId="4FD3F4BB" w14:textId="77777777" w:rsidR="007D3F4E" w:rsidRDefault="007D3F4E" w:rsidP="00035CA4">
      <w:pPr>
        <w:jc w:val="both"/>
        <w:pPrChange w:id="147" w:author="Microsoft Office User" w:date="2022-07-22T15:29:00Z">
          <w:pPr/>
        </w:pPrChange>
      </w:pPr>
    </w:p>
    <w:p w14:paraId="798CC0CE" w14:textId="74510E9F" w:rsidR="005B56D1" w:rsidDel="005D5EE5" w:rsidRDefault="008538E5" w:rsidP="00035CA4">
      <w:pPr>
        <w:jc w:val="both"/>
        <w:rPr>
          <w:del w:id="148" w:author="Microsoft Office User" w:date="2022-07-22T20:14:00Z"/>
        </w:rPr>
        <w:pPrChange w:id="149" w:author="Microsoft Office User" w:date="2022-07-22T15:29:00Z">
          <w:pPr/>
        </w:pPrChange>
      </w:pPr>
      <w:r>
        <w:t xml:space="preserve">1. </w:t>
      </w:r>
      <w:r w:rsidR="00C22848">
        <w:t xml:space="preserve">Larger kernel size was used. The kernel size </w:t>
      </w:r>
      <w:r>
        <w:t xml:space="preserve">was </w:t>
      </w:r>
      <w:r w:rsidR="00C22848">
        <w:t xml:space="preserve">increased </w:t>
      </w:r>
      <w:r w:rsidR="00DD3147">
        <w:t xml:space="preserve">by 1, </w:t>
      </w:r>
      <w:r>
        <w:t xml:space="preserve">from </w:t>
      </w:r>
      <w:r w:rsidR="00DD3147">
        <w:t>3*3 to 4*4</w:t>
      </w:r>
      <w:r w:rsidR="00D706D1">
        <w:t xml:space="preserve"> both in generator and discriminator</w:t>
      </w:r>
      <w:r w:rsidR="00C22848">
        <w:t xml:space="preserve">. </w:t>
      </w:r>
      <w:r w:rsidR="00D706D1">
        <w:t xml:space="preserve">For generator, </w:t>
      </w:r>
      <w:r w:rsidR="00C22848">
        <w:t>a larger kernel</w:t>
      </w:r>
      <w:r w:rsidR="00D706D1">
        <w:t xml:space="preserve"> at the top convolutional layers</w:t>
      </w:r>
      <w:r w:rsidR="00C22848">
        <w:t xml:space="preserve"> </w:t>
      </w:r>
      <w:r w:rsidR="00DD3147">
        <w:t xml:space="preserve">could </w:t>
      </w:r>
      <w:r w:rsidR="00C22848">
        <w:t>cover more area and thus, could capture more information</w:t>
      </w:r>
      <w:r w:rsidR="00D706D1">
        <w:t xml:space="preserve"> </w:t>
      </w:r>
      <w:del w:id="150" w:author="Microsoft Office User" w:date="2022-07-22T20:16:00Z">
        <w:r w:rsidR="00D706D1" w:rsidDel="00644345">
          <w:delText>maintatin</w:delText>
        </w:r>
      </w:del>
      <w:ins w:id="151" w:author="Microsoft Office User" w:date="2022-07-22T20:16:00Z">
        <w:r w:rsidR="00644345">
          <w:t>maintain</w:t>
        </w:r>
      </w:ins>
      <w:r w:rsidR="00D706D1">
        <w:t xml:space="preserve"> the smoothness of the image</w:t>
      </w:r>
      <w:r w:rsidR="00C22848">
        <w:t xml:space="preserve">. </w:t>
      </w:r>
      <w:r w:rsidR="00D706D1">
        <w:t>For discriminator, a small kernel may cause the discriminator loss to rapidly approach 0 while a larger kernel size can ease this situation.</w:t>
      </w:r>
    </w:p>
    <w:p w14:paraId="1ABAED83" w14:textId="1036781C" w:rsidR="001938CF" w:rsidRDefault="001938CF" w:rsidP="00035CA4">
      <w:pPr>
        <w:jc w:val="both"/>
        <w:pPrChange w:id="152" w:author="Microsoft Office User" w:date="2022-07-22T15:29:00Z">
          <w:pPr/>
        </w:pPrChange>
      </w:pPr>
    </w:p>
    <w:p w14:paraId="14AA8285" w14:textId="46DCE8DD" w:rsidR="001938CF" w:rsidDel="005D5EE5" w:rsidRDefault="001938CF" w:rsidP="00035CA4">
      <w:pPr>
        <w:jc w:val="both"/>
        <w:rPr>
          <w:del w:id="153" w:author="Microsoft Office User" w:date="2022-07-22T20:14:00Z"/>
        </w:rPr>
        <w:pPrChange w:id="154" w:author="Microsoft Office User" w:date="2022-07-22T15:29:00Z">
          <w:pPr/>
        </w:pPrChange>
      </w:pPr>
      <w:r>
        <w:t xml:space="preserve">2. The number of filters was increased compared in </w:t>
      </w:r>
      <w:proofErr w:type="spellStart"/>
      <w:r>
        <w:t>cGAN</w:t>
      </w:r>
      <w:proofErr w:type="spellEnd"/>
      <w:r>
        <w:t xml:space="preserve"> to the original DCGAN. A small </w:t>
      </w:r>
      <w:proofErr w:type="gramStart"/>
      <w:r>
        <w:t>amount</w:t>
      </w:r>
      <w:proofErr w:type="gramEnd"/>
      <w:r>
        <w:t xml:space="preserve"> of filters, especially in generator, would make the produced images very blurry while more filters can help capture additional information which can eventually add sharpness to the final produced images.</w:t>
      </w:r>
    </w:p>
    <w:p w14:paraId="23DE51CF" w14:textId="22F53EC7" w:rsidR="00F95BFB" w:rsidRDefault="00F95BFB" w:rsidP="00035CA4">
      <w:pPr>
        <w:jc w:val="both"/>
        <w:pPrChange w:id="155" w:author="Microsoft Office User" w:date="2022-07-22T15:29:00Z">
          <w:pPr/>
        </w:pPrChange>
      </w:pPr>
    </w:p>
    <w:p w14:paraId="51C4135F" w14:textId="7DA82E1C" w:rsidR="00C22848" w:rsidDel="005D5EE5" w:rsidRDefault="00F95BFB" w:rsidP="00035CA4">
      <w:pPr>
        <w:jc w:val="both"/>
        <w:rPr>
          <w:del w:id="156" w:author="Microsoft Office User" w:date="2022-07-22T20:14:00Z"/>
        </w:rPr>
        <w:pPrChange w:id="157" w:author="Microsoft Office User" w:date="2022-07-22T15:29:00Z">
          <w:pPr/>
        </w:pPrChange>
      </w:pPr>
      <w:r>
        <w:t xml:space="preserve">3. </w:t>
      </w:r>
      <w:r w:rsidR="005429C6">
        <w:t>A</w:t>
      </w:r>
      <w:r>
        <w:t xml:space="preserve"> batch normalization layer was followed by the convolutional layer. </w:t>
      </w:r>
      <w:r w:rsidR="005429C6">
        <w:t xml:space="preserve">Batch normalization </w:t>
      </w:r>
      <w:r w:rsidR="00DB4059">
        <w:t>acts as a regularize which can reduce the accelerating training and improve the generated image quality.</w:t>
      </w:r>
    </w:p>
    <w:p w14:paraId="23010913" w14:textId="77777777" w:rsidR="00DB4059" w:rsidRDefault="00DB4059" w:rsidP="00035CA4">
      <w:pPr>
        <w:jc w:val="both"/>
        <w:pPrChange w:id="158" w:author="Microsoft Office User" w:date="2022-07-22T15:29:00Z">
          <w:pPr/>
        </w:pPrChange>
      </w:pPr>
    </w:p>
    <w:p w14:paraId="1C62C988" w14:textId="15BA0682" w:rsidR="00C22848" w:rsidRDefault="00DB4059" w:rsidP="00035CA4">
      <w:pPr>
        <w:jc w:val="both"/>
        <w:pPrChange w:id="159" w:author="Microsoft Office User" w:date="2022-07-22T15:29:00Z">
          <w:pPr/>
        </w:pPrChange>
      </w:pPr>
      <w:r>
        <w:t>4</w:t>
      </w:r>
      <w:r w:rsidR="00DD3147">
        <w:t xml:space="preserve">. </w:t>
      </w:r>
      <w:r w:rsidR="002F1CBA">
        <w:t>A Gaussian</w:t>
      </w:r>
      <w:r w:rsidR="00C22848">
        <w:t xml:space="preserve"> noise </w:t>
      </w:r>
      <w:r w:rsidR="002F1CBA">
        <w:t xml:space="preserve">layer </w:t>
      </w:r>
      <w:r w:rsidR="00C22848">
        <w:t xml:space="preserve">was added </w:t>
      </w:r>
      <w:r w:rsidR="00DD3147">
        <w:t>as</w:t>
      </w:r>
      <w:r w:rsidR="002F1CBA">
        <w:t xml:space="preserve"> the first layer of the discriminator. It can prevent the discriminator from studying too </w:t>
      </w:r>
      <w:r>
        <w:t>quick</w:t>
      </w:r>
      <w:r w:rsidR="002F1CBA">
        <w:t xml:space="preserve">. </w:t>
      </w:r>
    </w:p>
    <w:p w14:paraId="673287C4" w14:textId="135B64BB" w:rsidR="00EE6EB2" w:rsidRDefault="00EE6EB2" w:rsidP="00035CA4">
      <w:pPr>
        <w:jc w:val="both"/>
        <w:pPrChange w:id="160" w:author="Microsoft Office User" w:date="2022-07-22T15:29:00Z">
          <w:pPr/>
        </w:pPrChange>
      </w:pPr>
    </w:p>
    <w:p w14:paraId="7C623FA1" w14:textId="77777777" w:rsidR="00B86F95" w:rsidRDefault="00B86F95" w:rsidP="00035CA4">
      <w:pPr>
        <w:jc w:val="both"/>
        <w:pPrChange w:id="161" w:author="Microsoft Office User" w:date="2022-07-22T15:29:00Z">
          <w:pPr/>
        </w:pPrChange>
      </w:pPr>
    </w:p>
    <w:p w14:paraId="4C48FF1F" w14:textId="3321F2D3" w:rsidR="00EE6EB2" w:rsidRDefault="00C30645" w:rsidP="00035CA4">
      <w:pPr>
        <w:jc w:val="both"/>
        <w:pPrChange w:id="162" w:author="Microsoft Office User" w:date="2022-07-22T15:29:00Z">
          <w:pPr/>
        </w:pPrChange>
      </w:pPr>
      <w:r w:rsidRPr="00C30645">
        <w:rPr>
          <w:noProof/>
        </w:rPr>
        <w:drawing>
          <wp:inline distT="0" distB="0" distL="0" distR="0" wp14:anchorId="7BCF51AA" wp14:editId="562259E9">
            <wp:extent cx="5274310" cy="3357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57880"/>
                    </a:xfrm>
                    <a:prstGeom prst="rect">
                      <a:avLst/>
                    </a:prstGeom>
                  </pic:spPr>
                </pic:pic>
              </a:graphicData>
            </a:graphic>
          </wp:inline>
        </w:drawing>
      </w:r>
    </w:p>
    <w:p w14:paraId="75B4912B" w14:textId="4CA7EA91" w:rsidR="008538E5" w:rsidRDefault="00BD7B83" w:rsidP="00035CA4">
      <w:pPr>
        <w:jc w:val="both"/>
        <w:pPrChange w:id="163" w:author="Microsoft Office User" w:date="2022-07-22T15:29:00Z">
          <w:pPr/>
        </w:pPrChange>
      </w:pPr>
      <w:r>
        <w:rPr>
          <w:rFonts w:hint="eastAsia"/>
        </w:rPr>
        <w:t>Figure</w:t>
      </w:r>
      <w:r>
        <w:t xml:space="preserve">1: </w:t>
      </w:r>
      <w:r w:rsidR="00EA0535">
        <w:t>A</w:t>
      </w:r>
      <w:r w:rsidR="008538E5">
        <w:t xml:space="preserve"> structure diagram of the proposed </w:t>
      </w:r>
      <w:proofErr w:type="spellStart"/>
      <w:r w:rsidR="006908E1">
        <w:t>c</w:t>
      </w:r>
      <w:r w:rsidR="008538E5">
        <w:t>DCGAN</w:t>
      </w:r>
      <w:proofErr w:type="spellEnd"/>
      <w:r w:rsidR="008538E5">
        <w:t xml:space="preserve"> model. The input is a random vector with length 4096. In </w:t>
      </w:r>
      <w:ins w:id="164" w:author="Microsoft Office User" w:date="2022-07-22T20:08:00Z">
        <w:r w:rsidR="008E3553">
          <w:t>G</w:t>
        </w:r>
      </w:ins>
      <w:del w:id="165" w:author="Microsoft Office User" w:date="2022-07-22T20:08:00Z">
        <w:r w:rsidR="008538E5" w:rsidDel="008E3553">
          <w:delText>g</w:delText>
        </w:r>
      </w:del>
      <w:r w:rsidR="008538E5">
        <w:t xml:space="preserve">enerator part, a </w:t>
      </w:r>
      <w:proofErr w:type="spellStart"/>
      <w:r w:rsidR="008538E5">
        <w:t>GBlock</w:t>
      </w:r>
      <w:proofErr w:type="spellEnd"/>
      <w:r w:rsidR="008538E5">
        <w:t xml:space="preserve"> (256@4*4) </w:t>
      </w:r>
      <w:r w:rsidR="005706B7">
        <w:t xml:space="preserve">is comprised of </w:t>
      </w:r>
      <w:ins w:id="166" w:author="Microsoft Office User" w:date="2022-07-22T20:09:00Z">
        <w:r w:rsidR="008E3553">
          <w:t xml:space="preserve">a </w:t>
        </w:r>
      </w:ins>
      <w:r w:rsidR="005706B7">
        <w:t>convolution</w:t>
      </w:r>
      <w:ins w:id="167" w:author="Microsoft Office User" w:date="2022-07-22T20:09:00Z">
        <w:r w:rsidR="008E3553">
          <w:t xml:space="preserve"> layer</w:t>
        </w:r>
      </w:ins>
      <w:r w:rsidR="005706B7">
        <w:t xml:space="preserve"> </w:t>
      </w:r>
      <w:r w:rsidR="008538E5">
        <w:t xml:space="preserve">with filters 256 and kernel size </w:t>
      </w:r>
      <m:oMath>
        <m:r>
          <w:rPr>
            <w:rFonts w:ascii="Cambria Math" w:hAnsi="Cambria Math"/>
          </w:rPr>
          <m:t>4</m:t>
        </m:r>
        <m:r>
          <w:ins w:id="168" w:author="Microsoft Office User" w:date="2022-07-22T20:09:00Z">
            <w:rPr>
              <w:rFonts w:ascii="Cambria Math" w:hAnsi="Cambria Math"/>
            </w:rPr>
            <m:t>×</m:t>
          </w:ins>
        </m:r>
        <m:r>
          <w:del w:id="169" w:author="Microsoft Office User" w:date="2022-07-22T20:09:00Z">
            <w:rPr>
              <w:rFonts w:ascii="Cambria Math" w:hAnsi="Cambria Math"/>
            </w:rPr>
            <m:t>*</m:t>
          </w:del>
        </m:r>
        <m:r>
          <w:rPr>
            <w:rFonts w:ascii="Cambria Math" w:hAnsi="Cambria Math"/>
          </w:rPr>
          <m:t>4</m:t>
        </m:r>
      </m:oMath>
      <w:r w:rsidR="008538E5">
        <w:t xml:space="preserve">, </w:t>
      </w:r>
      <w:ins w:id="170" w:author="Microsoft Office User" w:date="2022-07-22T20:09:00Z">
        <w:r w:rsidR="005D5EE5">
          <w:t>and then a b</w:t>
        </w:r>
      </w:ins>
      <w:del w:id="171" w:author="Microsoft Office User" w:date="2022-07-22T20:09:00Z">
        <w:r w:rsidR="008538E5" w:rsidDel="005D5EE5">
          <w:delText>B</w:delText>
        </w:r>
      </w:del>
      <w:r w:rsidR="008538E5">
        <w:t>atch</w:t>
      </w:r>
      <w:r w:rsidR="005706B7">
        <w:t xml:space="preserve"> </w:t>
      </w:r>
      <w:ins w:id="172" w:author="Microsoft Office User" w:date="2022-07-22T20:10:00Z">
        <w:r w:rsidR="005D5EE5">
          <w:t>n</w:t>
        </w:r>
      </w:ins>
      <w:del w:id="173" w:author="Microsoft Office User" w:date="2022-07-22T20:10:00Z">
        <w:r w:rsidR="008538E5" w:rsidDel="005D5EE5">
          <w:delText>N</w:delText>
        </w:r>
      </w:del>
      <w:r w:rsidR="008538E5">
        <w:t>ormalization with momentum 0.7</w:t>
      </w:r>
      <w:ins w:id="174" w:author="Microsoft Office User" w:date="2022-07-22T20:11:00Z">
        <w:r w:rsidR="005D5EE5">
          <w:t>,</w:t>
        </w:r>
      </w:ins>
      <w:del w:id="175" w:author="Microsoft Office User" w:date="2022-07-22T20:10:00Z">
        <w:r w:rsidR="008538E5" w:rsidDel="005D5EE5">
          <w:delText>,</w:delText>
        </w:r>
      </w:del>
      <w:r w:rsidR="008538E5">
        <w:t xml:space="preserve"> an </w:t>
      </w:r>
      <w:r w:rsidR="005706B7">
        <w:t>Rectified Linear Unit (</w:t>
      </w:r>
      <w:proofErr w:type="spellStart"/>
      <w:r w:rsidR="008538E5">
        <w:t>ReLU</w:t>
      </w:r>
      <w:proofErr w:type="spellEnd"/>
      <w:r w:rsidR="005706B7">
        <w:t>)</w:t>
      </w:r>
      <w:r w:rsidR="008538E5">
        <w:t xml:space="preserve"> </w:t>
      </w:r>
      <w:ins w:id="176" w:author="Microsoft Office User" w:date="2022-07-22T20:11:00Z">
        <w:r w:rsidR="005D5EE5">
          <w:t xml:space="preserve">and an </w:t>
        </w:r>
        <w:proofErr w:type="spellStart"/>
        <w:r w:rsidR="005D5EE5">
          <w:t>u</w:t>
        </w:r>
        <w:r w:rsidR="005D5EE5">
          <w:t>p</w:t>
        </w:r>
        <w:r w:rsidR="005D5EE5">
          <w:t>s</w:t>
        </w:r>
        <w:r w:rsidR="005D5EE5">
          <w:t>ampling</w:t>
        </w:r>
        <w:proofErr w:type="spellEnd"/>
        <w:r w:rsidR="005D5EE5">
          <w:t xml:space="preserve"> layer</w:t>
        </w:r>
        <w:r w:rsidR="005D5EE5">
          <w:t xml:space="preserve"> </w:t>
        </w:r>
      </w:ins>
      <w:ins w:id="177" w:author="Microsoft Office User" w:date="2022-07-22T20:10:00Z">
        <w:r w:rsidR="005D5EE5">
          <w:t xml:space="preserve"> are performed on the result from convolution.</w:t>
        </w:r>
      </w:ins>
      <w:del w:id="178" w:author="Microsoft Office User" w:date="2022-07-22T20:11:00Z">
        <w:r w:rsidR="008538E5" w:rsidDel="005D5EE5">
          <w:delText>and an UpSampling layer.</w:delText>
        </w:r>
      </w:del>
      <w:r w:rsidR="008538E5">
        <w:t xml:space="preserve"> In </w:t>
      </w:r>
      <w:ins w:id="179" w:author="Microsoft Office User" w:date="2022-07-22T20:11:00Z">
        <w:r w:rsidR="005D5EE5">
          <w:t>D</w:t>
        </w:r>
      </w:ins>
      <w:del w:id="180" w:author="Microsoft Office User" w:date="2022-07-22T20:11:00Z">
        <w:r w:rsidR="008538E5" w:rsidDel="005D5EE5">
          <w:delText>d</w:delText>
        </w:r>
      </w:del>
      <w:r w:rsidR="008538E5">
        <w:t>iscriminator</w:t>
      </w:r>
      <w:del w:id="181" w:author="Microsoft Office User" w:date="2022-07-22T20:11:00Z">
        <w:r w:rsidR="008538E5" w:rsidDel="005D5EE5">
          <w:delText xml:space="preserve"> part</w:delText>
        </w:r>
      </w:del>
      <w:r w:rsidR="008538E5">
        <w:t xml:space="preserve">, A </w:t>
      </w:r>
      <w:proofErr w:type="spellStart"/>
      <w:r w:rsidR="008538E5">
        <w:t>DBlock</w:t>
      </w:r>
      <w:proofErr w:type="spellEnd"/>
      <w:r w:rsidR="008538E5">
        <w:t xml:space="preserve">(16@3*3) </w:t>
      </w:r>
      <w:r w:rsidR="005706B7">
        <w:t xml:space="preserve">is </w:t>
      </w:r>
      <w:r w:rsidR="008E7986">
        <w:t>comprised of</w:t>
      </w:r>
      <w:r w:rsidR="008538E5">
        <w:t xml:space="preserve"> </w:t>
      </w:r>
      <w:ins w:id="182" w:author="Microsoft Office User" w:date="2022-07-22T20:11:00Z">
        <w:r w:rsidR="005D5EE5">
          <w:t xml:space="preserve">a </w:t>
        </w:r>
      </w:ins>
      <w:r w:rsidR="008E7986">
        <w:t>convolution</w:t>
      </w:r>
      <w:ins w:id="183" w:author="Microsoft Office User" w:date="2022-07-22T20:12:00Z">
        <w:r w:rsidR="005D5EE5">
          <w:t xml:space="preserve">al layer whose </w:t>
        </w:r>
      </w:ins>
      <w:del w:id="184" w:author="Microsoft Office User" w:date="2022-07-22T20:12:00Z">
        <w:r w:rsidR="008E7986" w:rsidDel="005D5EE5">
          <w:delText xml:space="preserve"> </w:delText>
        </w:r>
        <w:r w:rsidR="008538E5" w:rsidDel="005D5EE5">
          <w:delText xml:space="preserve">with filters 256 and </w:delText>
        </w:r>
      </w:del>
      <w:r w:rsidR="008538E5">
        <w:t xml:space="preserve">kernel size </w:t>
      </w:r>
      <w:ins w:id="185" w:author="Microsoft Office User" w:date="2022-07-22T20:12:00Z">
        <w:r w:rsidR="005D5EE5">
          <w:t xml:space="preserve">is </w:t>
        </w:r>
      </w:ins>
      <m:oMath>
        <m:r>
          <w:rPr>
            <w:rFonts w:ascii="Cambria Math" w:hAnsi="Cambria Math"/>
          </w:rPr>
          <m:t>4</m:t>
        </m:r>
        <m:r>
          <w:ins w:id="186" w:author="Microsoft Office User" w:date="2022-07-22T20:12:00Z">
            <w:rPr>
              <w:rFonts w:ascii="Cambria Math" w:hAnsi="Cambria Math"/>
            </w:rPr>
            <m:t>×</m:t>
          </w:ins>
        </m:r>
        <m:r>
          <w:del w:id="187" w:author="Microsoft Office User" w:date="2022-07-22T20:12:00Z">
            <w:rPr>
              <w:rFonts w:ascii="Cambria Math" w:hAnsi="Cambria Math"/>
            </w:rPr>
            <m:t>*</m:t>
          </w:del>
        </m:r>
        <m:r>
          <w:rPr>
            <w:rFonts w:ascii="Cambria Math" w:hAnsi="Cambria Math"/>
          </w:rPr>
          <m:t>4</m:t>
        </m:r>
      </m:oMath>
      <w:r w:rsidR="008538E5">
        <w:t xml:space="preserve">, </w:t>
      </w:r>
      <w:ins w:id="188" w:author="Microsoft Office User" w:date="2022-07-22T20:12:00Z">
        <w:r w:rsidR="005D5EE5">
          <w:t>and then followed a b</w:t>
        </w:r>
      </w:ins>
      <w:del w:id="189" w:author="Microsoft Office User" w:date="2022-07-22T20:12:00Z">
        <w:r w:rsidR="008538E5" w:rsidDel="005D5EE5">
          <w:delText>B</w:delText>
        </w:r>
      </w:del>
      <w:r w:rsidR="008538E5">
        <w:t>atch</w:t>
      </w:r>
      <w:r w:rsidR="008E7986">
        <w:t xml:space="preserve"> </w:t>
      </w:r>
      <w:ins w:id="190" w:author="Microsoft Office User" w:date="2022-07-22T20:12:00Z">
        <w:r w:rsidR="005D5EE5">
          <w:t>n</w:t>
        </w:r>
      </w:ins>
      <w:del w:id="191" w:author="Microsoft Office User" w:date="2022-07-22T20:12:00Z">
        <w:r w:rsidR="008538E5" w:rsidDel="005D5EE5">
          <w:delText>N</w:delText>
        </w:r>
      </w:del>
      <w:r w:rsidR="008538E5">
        <w:t>ormalization with momentum 0.7, an activation function</w:t>
      </w:r>
      <w:r w:rsidR="008E7986">
        <w:t xml:space="preserve"> leaky Rectified Linear Unit</w:t>
      </w:r>
      <w:r w:rsidR="008538E5">
        <w:t xml:space="preserve"> </w:t>
      </w:r>
      <w:r w:rsidR="008E7986">
        <w:t>(</w:t>
      </w:r>
      <w:proofErr w:type="spellStart"/>
      <w:r w:rsidR="008538E5">
        <w:t>leakyReLU</w:t>
      </w:r>
      <w:proofErr w:type="spellEnd"/>
      <w:r w:rsidR="008E7986">
        <w:t>)</w:t>
      </w:r>
      <w:r w:rsidR="008538E5">
        <w:t>, a Dropout</w:t>
      </w:r>
      <w:r w:rsidR="008E7986">
        <w:t xml:space="preserve"> layer</w:t>
      </w:r>
      <w:r w:rsidR="008538E5">
        <w:t xml:space="preserve"> with parameter 0.25 and an average pooling layer.</w:t>
      </w:r>
      <w:ins w:id="192" w:author="Microsoft Office User" w:date="2022-07-22T20:08:00Z">
        <w:r w:rsidR="008E3553">
          <w:t xml:space="preserve"> </w:t>
        </w:r>
        <w:r w:rsidR="008E3553">
          <w:t>The convolution layer can process the image to produce a set of feature maps. The activation functions</w:t>
        </w:r>
      </w:ins>
      <w:ins w:id="193" w:author="Microsoft Office User" w:date="2022-07-22T20:13:00Z">
        <w:r w:rsidR="005D5EE5">
          <w:t xml:space="preserve"> used in this </w:t>
        </w:r>
      </w:ins>
      <w:proofErr w:type="spellStart"/>
      <w:ins w:id="194" w:author="Microsoft Office User" w:date="2022-07-22T20:14:00Z">
        <w:r w:rsidR="005D5EE5">
          <w:t>cGAN</w:t>
        </w:r>
        <w:proofErr w:type="spellEnd"/>
        <w:r w:rsidR="005D5EE5">
          <w:t xml:space="preserve"> model</w:t>
        </w:r>
      </w:ins>
      <w:ins w:id="195" w:author="Microsoft Office User" w:date="2022-07-22T20:08:00Z">
        <w:r w:rsidR="008E3553">
          <w:t xml:space="preserve"> include </w:t>
        </w:r>
        <w:proofErr w:type="spellStart"/>
        <w:r w:rsidR="008E3553">
          <w:t>ReLU</w:t>
        </w:r>
        <w:proofErr w:type="spellEnd"/>
        <w:r w:rsidR="008E3553">
          <w:t xml:space="preserve">, </w:t>
        </w:r>
        <w:proofErr w:type="spellStart"/>
        <w:r w:rsidR="008E3553">
          <w:t>leakyReLU</w:t>
        </w:r>
        <w:proofErr w:type="spellEnd"/>
        <w:r w:rsidR="008E3553">
          <w:t xml:space="preserve"> and sigmoid, which can make the network learn a non-linear task. The </w:t>
        </w:r>
      </w:ins>
      <w:ins w:id="196" w:author="Microsoft Office User" w:date="2022-07-22T20:14:00Z">
        <w:r w:rsidR="005D5EE5">
          <w:t>average</w:t>
        </w:r>
      </w:ins>
      <w:ins w:id="197" w:author="Microsoft Office User" w:date="2022-07-22T20:08:00Z">
        <w:r w:rsidR="008E3553">
          <w:t xml:space="preserve"> pooling in </w:t>
        </w:r>
      </w:ins>
      <w:ins w:id="198" w:author="Microsoft Office User" w:date="2022-07-22T20:14:00Z">
        <w:r w:rsidR="005D5EE5">
          <w:lastRenderedPageBreak/>
          <w:t>D</w:t>
        </w:r>
      </w:ins>
      <w:ins w:id="199" w:author="Microsoft Office User" w:date="2022-07-22T20:08:00Z">
        <w:r w:rsidR="008E3553">
          <w:t>iscriminator was utilized to translate invariance and reduce the parameter size of the networks.</w:t>
        </w:r>
      </w:ins>
    </w:p>
    <w:p w14:paraId="386D6916" w14:textId="2B321D1A" w:rsidR="00BD7B83" w:rsidRDefault="00BD7B83" w:rsidP="00035CA4">
      <w:pPr>
        <w:jc w:val="both"/>
        <w:pPrChange w:id="200" w:author="Microsoft Office User" w:date="2022-07-22T15:29:00Z">
          <w:pPr/>
        </w:pPrChange>
      </w:pPr>
    </w:p>
    <w:p w14:paraId="2729A37A" w14:textId="22676557" w:rsidR="00B76ED0" w:rsidDel="00644345" w:rsidRDefault="00B76ED0" w:rsidP="00035CA4">
      <w:pPr>
        <w:jc w:val="both"/>
        <w:rPr>
          <w:del w:id="201" w:author="Microsoft Office User" w:date="2022-07-22T20:16:00Z"/>
        </w:rPr>
        <w:pPrChange w:id="202" w:author="Microsoft Office User" w:date="2022-07-22T15:29:00Z">
          <w:pPr/>
        </w:pPrChange>
      </w:pPr>
    </w:p>
    <w:p w14:paraId="2D179B58" w14:textId="73A78EE6" w:rsidR="00B76ED0" w:rsidDel="00644345" w:rsidRDefault="00B76ED0" w:rsidP="00035CA4">
      <w:pPr>
        <w:jc w:val="both"/>
        <w:rPr>
          <w:del w:id="203" w:author="Microsoft Office User" w:date="2022-07-22T20:16:00Z"/>
        </w:rPr>
        <w:pPrChange w:id="204" w:author="Microsoft Office User" w:date="2022-07-22T15:29:00Z">
          <w:pPr/>
        </w:pPrChange>
      </w:pPr>
    </w:p>
    <w:p w14:paraId="4B78C8AA" w14:textId="73B6F54D" w:rsidR="00B76ED0" w:rsidRDefault="00B76ED0" w:rsidP="00035CA4">
      <w:pPr>
        <w:jc w:val="both"/>
        <w:pPrChange w:id="205" w:author="Microsoft Office User" w:date="2022-07-22T15:29:00Z">
          <w:pPr/>
        </w:pPrChange>
      </w:pPr>
    </w:p>
    <w:p w14:paraId="4CED791E" w14:textId="5C56C690" w:rsidR="00B76ED0" w:rsidRDefault="00644345" w:rsidP="00035CA4">
      <w:pPr>
        <w:pStyle w:val="Heading3"/>
        <w:jc w:val="both"/>
        <w:rPr>
          <w:rFonts w:ascii="Times New Roman" w:hAnsi="Times New Roman" w:cs="Times New Roman"/>
          <w:sz w:val="24"/>
          <w:szCs w:val="24"/>
        </w:rPr>
        <w:pPrChange w:id="206" w:author="Microsoft Office User" w:date="2022-07-22T15:29:00Z">
          <w:pPr>
            <w:pStyle w:val="Heading3"/>
          </w:pPr>
        </w:pPrChange>
      </w:pPr>
      <w:ins w:id="207" w:author="Microsoft Office User" w:date="2022-07-22T20:17:00Z">
        <w:r>
          <w:rPr>
            <w:rFonts w:ascii="Times New Roman" w:hAnsi="Times New Roman" w:cs="Times New Roman"/>
            <w:sz w:val="24"/>
            <w:szCs w:val="24"/>
          </w:rPr>
          <w:t xml:space="preserve">2.3 </w:t>
        </w:r>
      </w:ins>
      <w:del w:id="208" w:author="Microsoft Office User" w:date="2022-07-22T20:17:00Z">
        <w:r w:rsidR="000F6586" w:rsidDel="00644345">
          <w:rPr>
            <w:rFonts w:ascii="Times New Roman" w:hAnsi="Times New Roman" w:cs="Times New Roman"/>
            <w:sz w:val="24"/>
            <w:szCs w:val="24"/>
          </w:rPr>
          <w:delText xml:space="preserve">Image </w:delText>
        </w:r>
      </w:del>
      <w:ins w:id="209" w:author="Microsoft Office User" w:date="2022-07-22T20:17:00Z">
        <w:r>
          <w:rPr>
            <w:rFonts w:ascii="Times New Roman" w:hAnsi="Times New Roman" w:cs="Times New Roman"/>
            <w:sz w:val="24"/>
            <w:szCs w:val="24"/>
          </w:rPr>
          <w:t>Crack</w:t>
        </w:r>
        <w:r>
          <w:rPr>
            <w:rFonts w:ascii="Times New Roman" w:hAnsi="Times New Roman" w:cs="Times New Roman"/>
            <w:sz w:val="24"/>
            <w:szCs w:val="24"/>
          </w:rPr>
          <w:t xml:space="preserve"> </w:t>
        </w:r>
      </w:ins>
      <w:r w:rsidR="000F6586">
        <w:rPr>
          <w:rFonts w:ascii="Times New Roman" w:hAnsi="Times New Roman" w:cs="Times New Roman"/>
          <w:sz w:val="24"/>
          <w:szCs w:val="24"/>
        </w:rPr>
        <w:t>segm</w:t>
      </w:r>
      <w:r w:rsidR="005118FB">
        <w:rPr>
          <w:rFonts w:ascii="Times New Roman" w:hAnsi="Times New Roman" w:cs="Times New Roman"/>
          <w:sz w:val="24"/>
          <w:szCs w:val="24"/>
        </w:rPr>
        <w:t>e</w:t>
      </w:r>
      <w:r w:rsidR="000F6586">
        <w:rPr>
          <w:rFonts w:ascii="Times New Roman" w:hAnsi="Times New Roman" w:cs="Times New Roman"/>
          <w:sz w:val="24"/>
          <w:szCs w:val="24"/>
        </w:rPr>
        <w:t>ntation</w:t>
      </w:r>
    </w:p>
    <w:p w14:paraId="03661C4D" w14:textId="4EBF49F4" w:rsidR="00B76ED0" w:rsidDel="00644345" w:rsidRDefault="00B76ED0" w:rsidP="00035CA4">
      <w:pPr>
        <w:jc w:val="both"/>
        <w:rPr>
          <w:del w:id="210" w:author="Microsoft Office User" w:date="2022-07-22T20:17:00Z"/>
        </w:rPr>
        <w:pPrChange w:id="211" w:author="Microsoft Office User" w:date="2022-07-22T15:29:00Z">
          <w:pPr/>
        </w:pPrChange>
      </w:pPr>
    </w:p>
    <w:p w14:paraId="7E8FE9E9" w14:textId="1B84E8D0" w:rsidR="00B76ED0" w:rsidDel="00644345" w:rsidRDefault="00B76ED0" w:rsidP="00035CA4">
      <w:pPr>
        <w:jc w:val="both"/>
        <w:rPr>
          <w:del w:id="212" w:author="Microsoft Office User" w:date="2022-07-22T20:17:00Z"/>
        </w:rPr>
        <w:pPrChange w:id="213" w:author="Microsoft Office User" w:date="2022-07-22T15:29:00Z">
          <w:pPr/>
        </w:pPrChange>
      </w:pPr>
    </w:p>
    <w:p w14:paraId="48A0371E" w14:textId="77777777" w:rsidR="00516FFF" w:rsidRDefault="00516FFF" w:rsidP="00035CA4">
      <w:pPr>
        <w:jc w:val="both"/>
        <w:pPrChange w:id="214" w:author="Microsoft Office User" w:date="2022-07-22T15:29:00Z">
          <w:pPr/>
        </w:pPrChange>
      </w:pPr>
    </w:p>
    <w:p w14:paraId="33BB967B" w14:textId="22BBFAD8" w:rsidR="006E78B6" w:rsidRDefault="00B76ED0" w:rsidP="00035CA4">
      <w:pPr>
        <w:jc w:val="both"/>
        <w:pPrChange w:id="215" w:author="Microsoft Office User" w:date="2022-07-22T15:29:00Z">
          <w:pPr/>
        </w:pPrChange>
      </w:pPr>
      <w:r>
        <w:t>A</w:t>
      </w:r>
      <w:ins w:id="216" w:author="Microsoft Office User" w:date="2022-07-22T15:39:00Z">
        <w:r w:rsidR="00783839">
          <w:t>n</w:t>
        </w:r>
      </w:ins>
      <w:r>
        <w:t xml:space="preserve"> </w:t>
      </w:r>
      <w:ins w:id="217" w:author="Microsoft Office User" w:date="2022-07-22T15:39:00Z">
        <w:r w:rsidR="00783839">
          <w:t>Attu</w:t>
        </w:r>
      </w:ins>
      <w:del w:id="218" w:author="Microsoft Office User" w:date="2022-07-22T15:39:00Z">
        <w:r w:rsidR="0021590B" w:rsidDel="00783839">
          <w:delText>attention-</w:delText>
        </w:r>
        <w:r w:rsidDel="00783839">
          <w:delText>U-</w:delText>
        </w:r>
      </w:del>
      <w:r>
        <w:t>Net</w:t>
      </w:r>
      <w:r w:rsidR="00C04546">
        <w:t xml:space="preserve"> was proposed as a crack segmentation approac</w:t>
      </w:r>
      <w:r w:rsidR="0021590B">
        <w:t>h in this work.</w:t>
      </w:r>
      <w:r w:rsidR="0021590B" w:rsidRPr="0021590B">
        <w:t xml:space="preserve"> </w:t>
      </w:r>
      <w:r w:rsidR="0021590B">
        <w:t xml:space="preserve">Figure 3 shows the main architecture of the proposed </w:t>
      </w:r>
      <w:del w:id="219" w:author="Microsoft Office User" w:date="2022-07-22T15:40:00Z">
        <w:r w:rsidR="0021590B" w:rsidDel="00587351">
          <w:delText>attention-U-Net</w:delText>
        </w:r>
      </w:del>
      <w:ins w:id="220" w:author="Microsoft Office User" w:date="2022-07-22T15:40:00Z">
        <w:r w:rsidR="00587351">
          <w:t>structure</w:t>
        </w:r>
      </w:ins>
      <w:r w:rsidR="0021590B">
        <w:t xml:space="preserve">, in which the details of each operation are presented. </w:t>
      </w:r>
    </w:p>
    <w:p w14:paraId="66575567" w14:textId="77777777" w:rsidR="006F41B9" w:rsidRDefault="006F41B9" w:rsidP="00035CA4">
      <w:pPr>
        <w:jc w:val="both"/>
        <w:pPrChange w:id="221" w:author="Microsoft Office User" w:date="2022-07-22T15:29:00Z">
          <w:pPr/>
        </w:pPrChange>
      </w:pPr>
    </w:p>
    <w:p w14:paraId="7462EC98" w14:textId="42ABF102" w:rsidR="007A138C" w:rsidRDefault="004008DE" w:rsidP="00035CA4">
      <w:pPr>
        <w:jc w:val="both"/>
        <w:pPrChange w:id="222" w:author="Microsoft Office User" w:date="2022-07-22T15:29:00Z">
          <w:pPr/>
        </w:pPrChange>
      </w:pPr>
      <w:del w:id="223" w:author="Microsoft Office User" w:date="2022-07-22T16:09:00Z">
        <w:r w:rsidRPr="004008DE" w:rsidDel="00467DBD">
          <w:rPr>
            <w:noProof/>
          </w:rPr>
          <w:drawing>
            <wp:inline distT="0" distB="0" distL="0" distR="0" wp14:anchorId="295E400B" wp14:editId="256BB526">
              <wp:extent cx="5274310" cy="2929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29890"/>
                      </a:xfrm>
                      <a:prstGeom prst="rect">
                        <a:avLst/>
                      </a:prstGeom>
                    </pic:spPr>
                  </pic:pic>
                </a:graphicData>
              </a:graphic>
            </wp:inline>
          </w:drawing>
        </w:r>
      </w:del>
      <w:ins w:id="224" w:author="Microsoft Office User" w:date="2022-07-22T16:09:00Z">
        <w:r w:rsidR="00467DBD" w:rsidRPr="00467DBD">
          <w:rPr>
            <w:noProof/>
          </w:rPr>
          <w:t xml:space="preserve"> </w:t>
        </w:r>
        <w:r w:rsidR="00467DBD" w:rsidRPr="00467DBD">
          <w:drawing>
            <wp:inline distT="0" distB="0" distL="0" distR="0" wp14:anchorId="3574A9D3" wp14:editId="00B4296B">
              <wp:extent cx="5274310" cy="2929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29890"/>
                      </a:xfrm>
                      <a:prstGeom prst="rect">
                        <a:avLst/>
                      </a:prstGeom>
                    </pic:spPr>
                  </pic:pic>
                </a:graphicData>
              </a:graphic>
            </wp:inline>
          </w:drawing>
        </w:r>
      </w:ins>
    </w:p>
    <w:p w14:paraId="796B6785" w14:textId="1A69C3F5" w:rsidR="007A138C" w:rsidRDefault="00C46755" w:rsidP="00035CA4">
      <w:pPr>
        <w:jc w:val="both"/>
        <w:pPrChange w:id="225" w:author="Microsoft Office User" w:date="2022-07-22T15:29:00Z">
          <w:pPr/>
        </w:pPrChange>
      </w:pPr>
      <w:r>
        <w:t xml:space="preserve">Figure 3. The </w:t>
      </w:r>
      <w:r w:rsidR="002F5864">
        <w:t xml:space="preserve">structure of the proposed </w:t>
      </w:r>
      <w:del w:id="226" w:author="Microsoft Office User" w:date="2022-07-22T15:40:00Z">
        <w:r w:rsidR="002F5864" w:rsidDel="00587351">
          <w:delText>attention module modified U-Net model</w:delText>
        </w:r>
      </w:del>
      <w:ins w:id="227" w:author="Microsoft Office User" w:date="2022-07-22T15:40:00Z">
        <w:r w:rsidR="00587351">
          <w:t>Attunet</w:t>
        </w:r>
      </w:ins>
      <w:r w:rsidR="002F5864">
        <w:t xml:space="preserve">. </w:t>
      </w:r>
      <w:r w:rsidR="005E4FB9">
        <w:t xml:space="preserve">The output is a Nc channel map of the probabilities where </w:t>
      </w:r>
      <w:r w:rsidR="002F5864">
        <w:t>Nc is the number of classes (Nc</w:t>
      </w:r>
      <w:del w:id="228" w:author="Microsoft Office User" w:date="2022-07-22T16:04:00Z">
        <w:r w:rsidR="002F5864" w:rsidDel="000D50C9">
          <w:delText xml:space="preserve"> </w:delText>
        </w:r>
      </w:del>
      <w:r w:rsidR="002F5864">
        <w:t>=</w:t>
      </w:r>
      <w:del w:id="229" w:author="Microsoft Office User" w:date="2022-07-22T16:04:00Z">
        <w:r w:rsidR="002F5864" w:rsidDel="000D50C9">
          <w:delText xml:space="preserve"> </w:delText>
        </w:r>
      </w:del>
      <w:r w:rsidR="00AF5467">
        <w:t>1</w:t>
      </w:r>
      <w:r w:rsidR="005E4FB9">
        <w:t xml:space="preserve"> in this work</w:t>
      </w:r>
      <w:r w:rsidR="002F5864">
        <w:t xml:space="preserve">). The attention module filters the features rather than connect the features directly. </w:t>
      </w:r>
      <w:ins w:id="230" w:author="Microsoft Office User" w:date="2022-07-22T15:40:00Z">
        <w:r w:rsidR="00587351">
          <w:t>Each convolutional operation would f</w:t>
        </w:r>
      </w:ins>
      <w:ins w:id="231" w:author="Microsoft Office User" w:date="2022-07-22T15:41:00Z">
        <w:r w:rsidR="00587351">
          <w:t xml:space="preserve">ollow a batch normalization to </w:t>
        </w:r>
      </w:ins>
      <w:ins w:id="232" w:author="Microsoft Office User" w:date="2022-07-22T15:44:00Z">
        <w:r w:rsidR="007B4DB1">
          <w:t>standardize the inputs and stabilize the learning proced</w:t>
        </w:r>
      </w:ins>
      <w:ins w:id="233" w:author="Microsoft Office User" w:date="2022-07-22T15:45:00Z">
        <w:r w:rsidR="007B4DB1">
          <w:t xml:space="preserve">ure. </w:t>
        </w:r>
      </w:ins>
    </w:p>
    <w:p w14:paraId="105593F5" w14:textId="7C064C83" w:rsidR="00B76ED0" w:rsidDel="00996AEF" w:rsidRDefault="00B76ED0" w:rsidP="00035CA4">
      <w:pPr>
        <w:jc w:val="both"/>
        <w:rPr>
          <w:del w:id="234" w:author="Microsoft Office User" w:date="2022-07-22T19:56:00Z"/>
        </w:rPr>
        <w:pPrChange w:id="235" w:author="Microsoft Office User" w:date="2022-07-22T15:29:00Z">
          <w:pPr/>
        </w:pPrChange>
      </w:pPr>
    </w:p>
    <w:p w14:paraId="18B23DCC" w14:textId="08F97209" w:rsidR="001F20F9" w:rsidDel="00996AEF" w:rsidRDefault="001F20F9" w:rsidP="00035CA4">
      <w:pPr>
        <w:jc w:val="both"/>
        <w:rPr>
          <w:del w:id="236" w:author="Microsoft Office User" w:date="2022-07-22T19:56:00Z"/>
        </w:rPr>
        <w:pPrChange w:id="237" w:author="Microsoft Office User" w:date="2022-07-22T15:29:00Z">
          <w:pPr/>
        </w:pPrChange>
      </w:pPr>
    </w:p>
    <w:p w14:paraId="48E2259E" w14:textId="134C9074" w:rsidR="001F20F9" w:rsidDel="007942D7" w:rsidRDefault="001F20F9" w:rsidP="00035CA4">
      <w:pPr>
        <w:jc w:val="both"/>
        <w:rPr>
          <w:del w:id="238" w:author="Microsoft Office User" w:date="2022-07-22T16:12:00Z"/>
        </w:rPr>
        <w:pPrChange w:id="239" w:author="Microsoft Office User" w:date="2022-07-22T15:29:00Z">
          <w:pPr/>
        </w:pPrChange>
      </w:pPr>
      <w:del w:id="240" w:author="Microsoft Office User" w:date="2022-07-22T16:12:00Z">
        <w:r w:rsidDel="007942D7">
          <w:delText>The initial learning rate was set to 0.000</w:delText>
        </w:r>
        <w:r w:rsidR="00AF5467" w:rsidDel="007942D7">
          <w:delText>0</w:delText>
        </w:r>
        <w:r w:rsidDel="007942D7">
          <w:delText>1</w:delText>
        </w:r>
        <w:r w:rsidR="00AF5467" w:rsidDel="007942D7">
          <w:delText>.</w:delText>
        </w:r>
        <w:r w:rsidDel="007942D7">
          <w:delText xml:space="preserve"> </w:delText>
        </w:r>
        <w:r w:rsidR="00780416" w:rsidRPr="00780416" w:rsidDel="007942D7">
          <w:delText>BCEWithLogitsLoss</w:delText>
        </w:r>
        <w:r w:rsidDel="007942D7">
          <w:delText xml:space="preserve"> was used as the loss function</w:delText>
        </w:r>
        <w:r w:rsidR="00780416" w:rsidDel="007942D7">
          <w:delText xml:space="preserve"> which combines a sigmoid layer and the Binary Cross Entropy in one single class. </w:delText>
        </w:r>
        <w:r w:rsidR="00780416" w:rsidRPr="00780416" w:rsidDel="007942D7">
          <w:delText>Root Mean Squared Propagation</w:delText>
        </w:r>
        <w:r w:rsidR="00780416" w:rsidDel="007942D7">
          <w:delText xml:space="preserve"> (RMSProp)</w:delText>
        </w:r>
        <w:r w:rsidDel="007942D7">
          <w:delText xml:space="preserve"> </w:delText>
        </w:r>
        <w:r w:rsidR="00AF5467" w:rsidDel="007942D7">
          <w:delText xml:space="preserve">with a momentum 0.9 </w:delText>
        </w:r>
        <w:r w:rsidDel="007942D7">
          <w:delText xml:space="preserve">was utilized as the optimizer to update the network. </w:delText>
        </w:r>
        <w:r w:rsidRPr="00EC4DBE" w:rsidDel="007942D7">
          <w:rPr>
            <w:rFonts w:eastAsia="Calibri"/>
            <w:color w:val="000000"/>
          </w:rPr>
          <w:delText xml:space="preserve">The batch size of the dataset was set to </w:delText>
        </w:r>
        <w:r w:rsidR="00AF5467" w:rsidDel="007942D7">
          <w:rPr>
            <w:rFonts w:eastAsia="Calibri"/>
            <w:color w:val="000000"/>
          </w:rPr>
          <w:delText>16</w:delText>
        </w:r>
        <w:r w:rsidDel="007942D7">
          <w:rPr>
            <w:rFonts w:eastAsia="Calibri"/>
            <w:color w:val="000000"/>
          </w:rPr>
          <w:delText xml:space="preserve">. </w:delText>
        </w:r>
      </w:del>
    </w:p>
    <w:p w14:paraId="64987C37" w14:textId="77777777" w:rsidR="001F20F9" w:rsidRDefault="001F20F9" w:rsidP="00035CA4">
      <w:pPr>
        <w:jc w:val="both"/>
        <w:pPrChange w:id="241" w:author="Microsoft Office User" w:date="2022-07-22T15:29:00Z">
          <w:pPr/>
        </w:pPrChange>
      </w:pPr>
    </w:p>
    <w:p w14:paraId="11B168D8" w14:textId="77777777" w:rsidR="001F20F9" w:rsidRDefault="001F20F9" w:rsidP="00035CA4">
      <w:pPr>
        <w:jc w:val="both"/>
        <w:pPrChange w:id="242" w:author="Microsoft Office User" w:date="2022-07-22T15:29:00Z">
          <w:pPr/>
        </w:pPrChange>
      </w:pPr>
    </w:p>
    <w:p w14:paraId="43D90FD1" w14:textId="31772A34" w:rsidR="0021590B" w:rsidRDefault="0021590B" w:rsidP="00035CA4">
      <w:pPr>
        <w:jc w:val="both"/>
        <w:pPrChange w:id="243" w:author="Microsoft Office User" w:date="2022-07-22T15:29:00Z">
          <w:pPr/>
        </w:pPrChange>
      </w:pPr>
      <w:r>
        <w:t xml:space="preserve">There are some differences made in the </w:t>
      </w:r>
      <w:del w:id="244" w:author="Microsoft Office User" w:date="2022-07-22T19:56:00Z">
        <w:r w:rsidDel="00996AEF">
          <w:delText>attention-U-Net</w:delText>
        </w:r>
      </w:del>
      <w:ins w:id="245" w:author="Microsoft Office User" w:date="2022-07-22T19:56:00Z">
        <w:r w:rsidR="00996AEF">
          <w:t>AttuNet</w:t>
        </w:r>
      </w:ins>
      <w:ins w:id="246" w:author="Microsoft Office User" w:date="2022-07-22T20:21:00Z">
        <w:r w:rsidR="00440325">
          <w:t xml:space="preserve"> compared to U-Net</w:t>
        </w:r>
      </w:ins>
      <w:ins w:id="247" w:author="Microsoft Office User" w:date="2022-07-22T20:22:00Z">
        <w:r w:rsidR="00440325">
          <w:t xml:space="preserve"> model: </w:t>
        </w:r>
      </w:ins>
      <w:del w:id="248" w:author="Microsoft Office User" w:date="2022-07-22T20:21:00Z">
        <w:r w:rsidDel="00440325">
          <w:delText>:</w:delText>
        </w:r>
      </w:del>
      <w:r>
        <w:t xml:space="preserve"> </w:t>
      </w:r>
    </w:p>
    <w:p w14:paraId="79408BF4" w14:textId="75A4B45A" w:rsidR="0021590B" w:rsidRDefault="0021590B" w:rsidP="00035CA4">
      <w:pPr>
        <w:jc w:val="both"/>
        <w:pPrChange w:id="249" w:author="Microsoft Office User" w:date="2022-07-22T15:29:00Z">
          <w:pPr/>
        </w:pPrChange>
      </w:pPr>
      <w:r>
        <w:t xml:space="preserve">(1) </w:t>
      </w:r>
      <w:ins w:id="250" w:author="Microsoft Office User" w:date="2022-07-22T16:10:00Z">
        <w:r w:rsidR="008508B5">
          <w:t>A</w:t>
        </w:r>
      </w:ins>
      <w:ins w:id="251" w:author="Microsoft Office User" w:date="2022-07-22T20:20:00Z">
        <w:r w:rsidR="00440325">
          <w:t>n</w:t>
        </w:r>
      </w:ins>
      <w:del w:id="252" w:author="Microsoft Office User" w:date="2022-07-22T16:10:00Z">
        <w:r w:rsidDel="008508B5">
          <w:delText>a</w:delText>
        </w:r>
      </w:del>
      <w:r>
        <w:t xml:space="preserve"> attention module was </w:t>
      </w:r>
      <w:del w:id="253" w:author="Microsoft Office User" w:date="2022-07-22T20:22:00Z">
        <w:r w:rsidDel="00440325">
          <w:delText xml:space="preserve">used </w:delText>
        </w:r>
      </w:del>
      <w:ins w:id="254" w:author="Microsoft Office User" w:date="2022-07-22T20:22:00Z">
        <w:r w:rsidR="00440325">
          <w:t>introduced</w:t>
        </w:r>
        <w:r w:rsidR="00440325">
          <w:t xml:space="preserve"> </w:t>
        </w:r>
      </w:ins>
      <w:r>
        <w:t xml:space="preserve">to increase the accuracy of the model. The details of attention module </w:t>
      </w:r>
      <w:r w:rsidR="00AF5467">
        <w:t>were</w:t>
      </w:r>
      <w:r>
        <w:t xml:space="preserve"> shown in Figure 2. </w:t>
      </w:r>
      <w:ins w:id="255" w:author="Microsoft Office User" w:date="2022-07-22T20:22:00Z">
        <w:r w:rsidR="00440325">
          <w:t>This is because when applying image feature extraction, it will cause the lack of spat</w:t>
        </w:r>
      </w:ins>
      <w:ins w:id="256" w:author="Microsoft Office User" w:date="2022-07-22T20:23:00Z">
        <w:r w:rsidR="00440325">
          <w:t xml:space="preserve">ial local information and loss of pixel positioning, which will lead to the precision loss in the final crack segmentation. </w:t>
        </w:r>
      </w:ins>
    </w:p>
    <w:p w14:paraId="5362DB72" w14:textId="77777777" w:rsidR="00D054BC" w:rsidRDefault="00D054BC" w:rsidP="00035CA4">
      <w:pPr>
        <w:jc w:val="both"/>
        <w:pPrChange w:id="257" w:author="Microsoft Office User" w:date="2022-07-22T15:29:00Z">
          <w:pPr/>
        </w:pPrChange>
      </w:pPr>
    </w:p>
    <w:p w14:paraId="3C461756" w14:textId="77777777" w:rsidR="0021590B" w:rsidRDefault="0021590B" w:rsidP="00035CA4">
      <w:pPr>
        <w:jc w:val="both"/>
        <w:pPrChange w:id="258" w:author="Microsoft Office User" w:date="2022-07-22T15:29:00Z">
          <w:pPr>
            <w:jc w:val="center"/>
          </w:pPr>
        </w:pPrChange>
      </w:pPr>
      <w:r w:rsidRPr="008B1E83">
        <w:rPr>
          <w:noProof/>
        </w:rPr>
        <w:lastRenderedPageBreak/>
        <w:drawing>
          <wp:inline distT="0" distB="0" distL="0" distR="0" wp14:anchorId="270A08FD" wp14:editId="0A24AC4F">
            <wp:extent cx="1700614" cy="19363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7509" cy="1955580"/>
                    </a:xfrm>
                    <a:prstGeom prst="rect">
                      <a:avLst/>
                    </a:prstGeom>
                  </pic:spPr>
                </pic:pic>
              </a:graphicData>
            </a:graphic>
          </wp:inline>
        </w:drawing>
      </w:r>
    </w:p>
    <w:p w14:paraId="67FA1648" w14:textId="56196A83" w:rsidR="0021590B" w:rsidRDefault="0021590B" w:rsidP="00035CA4">
      <w:pPr>
        <w:jc w:val="both"/>
        <w:rPr>
          <w:ins w:id="259" w:author="Microsoft Office User" w:date="2022-07-22T20:19:00Z"/>
        </w:rPr>
      </w:pPr>
      <w:r>
        <w:t>Figure 2. The</w:t>
      </w:r>
      <w:ins w:id="260" w:author="Microsoft Office User" w:date="2022-07-22T20:24:00Z">
        <w:r w:rsidR="00440325">
          <w:t xml:space="preserve"> structure of the used</w:t>
        </w:r>
      </w:ins>
      <w:r>
        <w:t xml:space="preserve"> attention module. The attention module got two inputs</w:t>
      </w:r>
      <w:r w:rsidR="00024009">
        <w:t xml:space="preserve"> g and x</w:t>
      </w:r>
      <w:r>
        <w:t xml:space="preserve"> from </w:t>
      </w:r>
      <w:del w:id="261" w:author="Microsoft Office User" w:date="2022-07-22T20:24:00Z">
        <w:r w:rsidDel="00440325">
          <w:delText xml:space="preserve">other </w:delText>
        </w:r>
      </w:del>
      <w:ins w:id="262" w:author="Microsoft Office User" w:date="2022-07-22T20:24:00Z">
        <w:r w:rsidR="00440325">
          <w:t>former</w:t>
        </w:r>
        <w:r w:rsidR="00440325">
          <w:t xml:space="preserve"> </w:t>
        </w:r>
      </w:ins>
      <w:r>
        <w:t xml:space="preserve">layers. Each input was processed through a convolution layer and batch normalization and then </w:t>
      </w:r>
      <w:del w:id="263" w:author="Microsoft Office User" w:date="2022-07-22T20:25:00Z">
        <w:r w:rsidDel="00440325">
          <w:delText>it was</w:delText>
        </w:r>
      </w:del>
      <w:ins w:id="264" w:author="Microsoft Office User" w:date="2022-07-22T20:25:00Z">
        <w:r w:rsidR="00440325">
          <w:t>they are</w:t>
        </w:r>
      </w:ins>
      <w:r>
        <w:t xml:space="preserve"> added together</w:t>
      </w:r>
      <w:ins w:id="265" w:author="Microsoft Office User" w:date="2022-07-22T20:25:00Z">
        <w:r w:rsidR="007E2F36">
          <w:t xml:space="preserve"> which can fuse the features </w:t>
        </w:r>
      </w:ins>
      <w:ins w:id="266" w:author="Microsoft Office User" w:date="2022-07-22T20:26:00Z">
        <w:r w:rsidR="007E2F36">
          <w:t>under</w:t>
        </w:r>
      </w:ins>
      <w:ins w:id="267" w:author="Microsoft Office User" w:date="2022-07-22T20:25:00Z">
        <w:r w:rsidR="007E2F36">
          <w:t xml:space="preserve"> the two different scales</w:t>
        </w:r>
      </w:ins>
      <w:ins w:id="268" w:author="Microsoft Office User" w:date="2022-07-22T20:26:00Z">
        <w:r w:rsidR="007E2F36">
          <w:t xml:space="preserve">. And </w:t>
        </w:r>
        <w:proofErr w:type="gramStart"/>
        <w:r w:rsidR="007E2F36">
          <w:t>finally</w:t>
        </w:r>
      </w:ins>
      <w:proofErr w:type="gramEnd"/>
      <w:ins w:id="269" w:author="Microsoft Office User" w:date="2022-07-22T20:27:00Z">
        <w:r w:rsidR="007E2F36">
          <w:t xml:space="preserve"> </w:t>
        </w:r>
      </w:ins>
      <w:ins w:id="270" w:author="Microsoft Office User" w:date="2022-07-22T20:28:00Z">
        <w:r w:rsidR="007E2F36">
          <w:t xml:space="preserve">the result from the </w:t>
        </w:r>
      </w:ins>
      <w:ins w:id="271" w:author="Microsoft Office User" w:date="2022-07-22T20:29:00Z">
        <w:r w:rsidR="007E2F36">
          <w:t xml:space="preserve">attention module would </w:t>
        </w:r>
      </w:ins>
      <w:ins w:id="272" w:author="Microsoft Office User" w:date="2022-07-22T20:27:00Z">
        <w:r w:rsidR="007E2F36">
          <w:t xml:space="preserve">concatenate with the input x after a </w:t>
        </w:r>
        <w:proofErr w:type="spellStart"/>
        <w:r w:rsidR="007E2F36">
          <w:t>ReL</w:t>
        </w:r>
      </w:ins>
      <w:ins w:id="273" w:author="Microsoft Office User" w:date="2022-07-22T20:28:00Z">
        <w:r w:rsidR="007E2F36">
          <w:t>U</w:t>
        </w:r>
      </w:ins>
      <w:proofErr w:type="spellEnd"/>
      <w:ins w:id="274" w:author="Microsoft Office User" w:date="2022-07-22T20:29:00Z">
        <w:r w:rsidR="007E2F36">
          <w:t xml:space="preserve"> activation</w:t>
        </w:r>
      </w:ins>
      <w:ins w:id="275" w:author="Microsoft Office User" w:date="2022-07-22T20:28:00Z">
        <w:r w:rsidR="007E2F36">
          <w:t>, a 1*1 convolution, a batch normalization and a sigmoid function.</w:t>
        </w:r>
      </w:ins>
      <w:ins w:id="276" w:author="Microsoft Office User" w:date="2022-07-22T20:29:00Z">
        <w:r w:rsidR="007E2F36">
          <w:t xml:space="preserve"> </w:t>
        </w:r>
      </w:ins>
      <w:ins w:id="277" w:author="Microsoft Office User" w:date="2022-07-22T20:31:00Z">
        <w:r w:rsidR="00910AEB">
          <w:t>By doing this, t</w:t>
        </w:r>
      </w:ins>
      <w:ins w:id="278" w:author="Microsoft Office User" w:date="2022-07-22T20:30:00Z">
        <w:r w:rsidR="007E2F36">
          <w:t xml:space="preserve">he attention module can fuse the different features from </w:t>
        </w:r>
        <w:r w:rsidR="00910AEB">
          <w:t>different scale layers to imp</w:t>
        </w:r>
      </w:ins>
      <w:ins w:id="279" w:author="Microsoft Office User" w:date="2022-07-22T20:31:00Z">
        <w:r w:rsidR="00910AEB">
          <w:t>rove the consistency of the feature map and thus improve the model performance.</w:t>
        </w:r>
      </w:ins>
      <w:del w:id="280" w:author="Microsoft Office User" w:date="2022-07-22T20:25:00Z">
        <w:r w:rsidDel="007E2F36">
          <w:delText>.</w:delText>
        </w:r>
        <w:r w:rsidR="00574B3C" w:rsidDel="007E2F36">
          <w:delText xml:space="preserve"> </w:delText>
        </w:r>
      </w:del>
    </w:p>
    <w:p w14:paraId="3F8FA32A" w14:textId="77777777" w:rsidR="00644345" w:rsidRDefault="00644345" w:rsidP="00035CA4">
      <w:pPr>
        <w:jc w:val="both"/>
        <w:pPrChange w:id="281" w:author="Microsoft Office User" w:date="2022-07-22T15:29:00Z">
          <w:pPr/>
        </w:pPrChange>
      </w:pPr>
    </w:p>
    <w:p w14:paraId="3918E7B5" w14:textId="3019D12F" w:rsidR="00EA0535" w:rsidRDefault="00EA0535" w:rsidP="00035CA4">
      <w:pPr>
        <w:jc w:val="both"/>
        <w:rPr>
          <w:ins w:id="282" w:author="Microsoft Office User" w:date="2022-07-22T16:12:00Z"/>
        </w:rPr>
      </w:pPr>
      <w:r>
        <w:t xml:space="preserve">(2) </w:t>
      </w:r>
      <w:ins w:id="283" w:author="Microsoft Office User" w:date="2022-07-22T16:11:00Z">
        <w:r w:rsidR="008508B5">
          <w:t>E</w:t>
        </w:r>
      </w:ins>
      <w:del w:id="284" w:author="Microsoft Office User" w:date="2022-07-22T16:11:00Z">
        <w:r w:rsidDel="008508B5">
          <w:delText>e</w:delText>
        </w:r>
      </w:del>
      <w:r>
        <w:t xml:space="preserve">ach convolution layer was followed by a batch normalization layer, which can </w:t>
      </w:r>
      <w:ins w:id="285" w:author="Microsoft Office User" w:date="2022-07-22T16:10:00Z">
        <w:r w:rsidR="008508B5">
          <w:t>standardize the inputs</w:t>
        </w:r>
      </w:ins>
      <w:ins w:id="286" w:author="Microsoft Office User" w:date="2022-07-22T16:11:00Z">
        <w:r w:rsidR="008508B5">
          <w:t xml:space="preserve"> from convolution operation</w:t>
        </w:r>
      </w:ins>
      <w:ins w:id="287" w:author="Microsoft Office User" w:date="2022-07-22T16:10:00Z">
        <w:r w:rsidR="008508B5">
          <w:t xml:space="preserve"> and </w:t>
        </w:r>
      </w:ins>
      <w:ins w:id="288" w:author="Microsoft Office User" w:date="2022-07-22T16:11:00Z">
        <w:r w:rsidR="008508B5">
          <w:t xml:space="preserve">also </w:t>
        </w:r>
      </w:ins>
      <w:ins w:id="289" w:author="Microsoft Office User" w:date="2022-07-22T16:10:00Z">
        <w:r w:rsidR="008508B5">
          <w:t>stabilize the learning procedure</w:t>
        </w:r>
      </w:ins>
      <w:ins w:id="290" w:author="Microsoft Office User" w:date="2022-07-22T16:11:00Z">
        <w:r w:rsidR="008508B5">
          <w:t>.</w:t>
        </w:r>
      </w:ins>
      <w:del w:id="291" w:author="Microsoft Office User" w:date="2022-07-22T16:10:00Z">
        <w:r w:rsidDel="008508B5">
          <w:delText xml:space="preserve">regulize the result from convolution filter. </w:delText>
        </w:r>
      </w:del>
    </w:p>
    <w:p w14:paraId="697ACCBE" w14:textId="77777777" w:rsidR="007942D7" w:rsidRDefault="007942D7" w:rsidP="00035CA4">
      <w:pPr>
        <w:jc w:val="both"/>
        <w:pPrChange w:id="292" w:author="Microsoft Office User" w:date="2022-07-22T15:29:00Z">
          <w:pPr/>
        </w:pPrChange>
      </w:pPr>
    </w:p>
    <w:p w14:paraId="05128319" w14:textId="77777777" w:rsidR="00A82FF0" w:rsidRDefault="00A82FF0" w:rsidP="007942D7">
      <w:pPr>
        <w:jc w:val="both"/>
        <w:rPr>
          <w:ins w:id="293" w:author="Microsoft Office User" w:date="2022-07-22T16:13:00Z"/>
        </w:rPr>
      </w:pPr>
      <w:ins w:id="294" w:author="Microsoft Office User" w:date="2022-07-22T16:12:00Z">
        <w:r>
          <w:t xml:space="preserve">(3) </w:t>
        </w:r>
        <w:proofErr w:type="spellStart"/>
        <w:r w:rsidR="007942D7" w:rsidRPr="00780416">
          <w:t>BCEWithLogitsLoss</w:t>
        </w:r>
        <w:proofErr w:type="spellEnd"/>
        <w:r w:rsidR="007942D7">
          <w:t xml:space="preserve"> was used as the loss function which combines a sigmoid layer and the Binary Cross Entropy in one single class. </w:t>
        </w:r>
        <w:r w:rsidR="007942D7" w:rsidRPr="00780416">
          <w:t>Root Mean Squared Propagation</w:t>
        </w:r>
        <w:r w:rsidR="007942D7">
          <w:t xml:space="preserve"> (</w:t>
        </w:r>
        <w:proofErr w:type="spellStart"/>
        <w:r w:rsidR="007942D7">
          <w:t>RMSProp</w:t>
        </w:r>
        <w:proofErr w:type="spellEnd"/>
        <w:r w:rsidR="007942D7">
          <w:t xml:space="preserve">) with a momentum 0.9 was utilized as the optimizer to update the network. </w:t>
        </w:r>
      </w:ins>
    </w:p>
    <w:p w14:paraId="2BB4DCF8" w14:textId="77777777" w:rsidR="00A82FF0" w:rsidRDefault="00A82FF0" w:rsidP="007942D7">
      <w:pPr>
        <w:jc w:val="both"/>
        <w:rPr>
          <w:ins w:id="295" w:author="Microsoft Office User" w:date="2022-07-22T16:13:00Z"/>
        </w:rPr>
      </w:pPr>
    </w:p>
    <w:p w14:paraId="43884DFA" w14:textId="17A18D42" w:rsidR="007942D7" w:rsidRDefault="00A82FF0" w:rsidP="007942D7">
      <w:pPr>
        <w:jc w:val="both"/>
        <w:rPr>
          <w:ins w:id="296" w:author="Microsoft Office User" w:date="2022-07-22T16:12:00Z"/>
        </w:rPr>
      </w:pPr>
      <w:ins w:id="297" w:author="Microsoft Office User" w:date="2022-07-22T16:13:00Z">
        <w:r>
          <w:t xml:space="preserve">The initial learning rate was set to 0.00001. </w:t>
        </w:r>
      </w:ins>
      <w:ins w:id="298" w:author="Microsoft Office User" w:date="2022-07-22T16:12:00Z">
        <w:r w:rsidR="007942D7" w:rsidRPr="00EC4DBE">
          <w:rPr>
            <w:rFonts w:eastAsia="Calibri"/>
            <w:color w:val="000000"/>
          </w:rPr>
          <w:t xml:space="preserve">The batch size of the dataset was set to </w:t>
        </w:r>
        <w:r w:rsidR="007942D7">
          <w:rPr>
            <w:rFonts w:eastAsia="Calibri"/>
            <w:color w:val="000000"/>
          </w:rPr>
          <w:t xml:space="preserve">16. </w:t>
        </w:r>
      </w:ins>
    </w:p>
    <w:p w14:paraId="0035B269" w14:textId="77777777" w:rsidR="0021590B" w:rsidDel="007942D7" w:rsidRDefault="0021590B" w:rsidP="00035CA4">
      <w:pPr>
        <w:jc w:val="both"/>
        <w:rPr>
          <w:del w:id="299" w:author="Microsoft Office User" w:date="2022-07-22T16:12:00Z"/>
        </w:rPr>
        <w:pPrChange w:id="300" w:author="Microsoft Office User" w:date="2022-07-22T15:29:00Z">
          <w:pPr/>
        </w:pPrChange>
      </w:pPr>
    </w:p>
    <w:p w14:paraId="096FF455" w14:textId="26FD0393" w:rsidR="0021590B" w:rsidRDefault="0021590B" w:rsidP="00035CA4">
      <w:pPr>
        <w:jc w:val="both"/>
        <w:pPrChange w:id="301" w:author="Microsoft Office User" w:date="2022-07-22T15:29:00Z">
          <w:pPr/>
        </w:pPrChange>
      </w:pPr>
    </w:p>
    <w:p w14:paraId="537ED5B3" w14:textId="0710750E" w:rsidR="0021590B" w:rsidRDefault="003069FE" w:rsidP="00035CA4">
      <w:pPr>
        <w:jc w:val="both"/>
        <w:pPrChange w:id="302" w:author="Microsoft Office User" w:date="2022-07-22T15:29:00Z">
          <w:pPr/>
        </w:pPrChange>
      </w:pPr>
      <w:ins w:id="303" w:author="Microsoft Office User" w:date="2022-07-22T15:17:00Z">
        <w:r>
          <w:t>For the crack segmentation task, another version of Attu</w:t>
        </w:r>
      </w:ins>
      <w:ins w:id="304" w:author="Microsoft Office User" w:date="2022-07-22T15:27:00Z">
        <w:r w:rsidR="00B17B86">
          <w:t>N</w:t>
        </w:r>
      </w:ins>
      <w:ins w:id="305" w:author="Microsoft Office User" w:date="2022-07-22T15:17:00Z">
        <w:r>
          <w:t>et</w:t>
        </w:r>
      </w:ins>
      <w:ins w:id="306" w:author="Microsoft Office User" w:date="2022-07-22T15:26:00Z">
        <w:r w:rsidR="00714CA0">
          <w:t xml:space="preserve">, </w:t>
        </w:r>
      </w:ins>
      <w:ins w:id="307" w:author="Microsoft Office User" w:date="2022-07-22T19:56:00Z">
        <w:r w:rsidR="00996AEF">
          <w:t xml:space="preserve">called </w:t>
        </w:r>
      </w:ins>
      <w:ins w:id="308" w:author="Microsoft Office User" w:date="2022-07-22T15:26:00Z">
        <w:r w:rsidR="00714CA0">
          <w:t>Attu</w:t>
        </w:r>
      </w:ins>
      <w:ins w:id="309" w:author="Microsoft Office User" w:date="2022-07-22T15:27:00Z">
        <w:r w:rsidR="00B17B86">
          <w:t>N</w:t>
        </w:r>
      </w:ins>
      <w:ins w:id="310" w:author="Microsoft Office User" w:date="2022-07-22T15:26:00Z">
        <w:r w:rsidR="00714CA0">
          <w:t>et-min,</w:t>
        </w:r>
      </w:ins>
      <w:ins w:id="311" w:author="Microsoft Office User" w:date="2022-07-22T15:17:00Z">
        <w:r>
          <w:t xml:space="preserve"> were designed in this work. </w:t>
        </w:r>
      </w:ins>
      <w:ins w:id="312" w:author="Microsoft Office User" w:date="2022-07-22T15:18:00Z">
        <w:r>
          <w:t>In this version, the max pooling layer was replaced by the min pooling layer</w:t>
        </w:r>
      </w:ins>
      <w:ins w:id="313" w:author="Microsoft Office User" w:date="2022-07-22T15:19:00Z">
        <w:r>
          <w:t>. This is because that the crack pixels are always the darkest part in an image</w:t>
        </w:r>
      </w:ins>
      <w:ins w:id="314" w:author="Microsoft Office User" w:date="2022-07-22T15:21:00Z">
        <w:r w:rsidR="00A669F3">
          <w:t>, using a min pooling layer can extract the crack inf</w:t>
        </w:r>
      </w:ins>
      <w:ins w:id="315" w:author="Microsoft Office User" w:date="2022-07-22T15:22:00Z">
        <w:r w:rsidR="00A669F3">
          <w:t xml:space="preserve">ormation accurately. At the same time, </w:t>
        </w:r>
        <w:r w:rsidR="00714CA0">
          <w:t xml:space="preserve">the </w:t>
        </w:r>
      </w:ins>
      <w:proofErr w:type="spellStart"/>
      <w:ins w:id="316" w:author="Microsoft Office User" w:date="2022-07-22T15:24:00Z">
        <w:r w:rsidR="00714CA0">
          <w:t>ReLU</w:t>
        </w:r>
        <w:proofErr w:type="spellEnd"/>
        <w:r w:rsidR="00714CA0">
          <w:t xml:space="preserve"> was replaced by </w:t>
        </w:r>
        <w:proofErr w:type="spellStart"/>
        <w:r w:rsidR="00714CA0">
          <w:t>logsig</w:t>
        </w:r>
      </w:ins>
      <w:ins w:id="317" w:author="Microsoft Office User" w:date="2022-07-22T15:25:00Z">
        <w:r w:rsidR="00714CA0">
          <w:t>moid</w:t>
        </w:r>
      </w:ins>
      <w:proofErr w:type="spellEnd"/>
      <w:ins w:id="318" w:author="Microsoft Office User" w:date="2022-07-22T15:24:00Z">
        <w:r w:rsidR="00714CA0">
          <w:t xml:space="preserve"> function</w:t>
        </w:r>
      </w:ins>
      <w:ins w:id="319" w:author="Microsoft Office User" w:date="2022-07-22T15:25:00Z">
        <w:r w:rsidR="00714CA0">
          <w:t xml:space="preserve"> as the </w:t>
        </w:r>
        <w:proofErr w:type="spellStart"/>
        <w:r w:rsidR="00714CA0">
          <w:t>logsigmoid</w:t>
        </w:r>
        <w:proofErr w:type="spellEnd"/>
        <w:r w:rsidR="00714CA0">
          <w:t xml:space="preserve"> function would put more attention on the small pixel va</w:t>
        </w:r>
      </w:ins>
      <w:ins w:id="320" w:author="Microsoft Office User" w:date="2022-07-22T15:26:00Z">
        <w:r w:rsidR="00714CA0">
          <w:t>lue.</w:t>
        </w:r>
      </w:ins>
    </w:p>
    <w:p w14:paraId="50EB0AD3" w14:textId="640B1D7D" w:rsidR="00574B3C" w:rsidDel="00B17B86" w:rsidRDefault="00574B3C" w:rsidP="00035CA4">
      <w:pPr>
        <w:jc w:val="both"/>
        <w:rPr>
          <w:del w:id="321" w:author="Microsoft Office User" w:date="2022-07-22T15:27:00Z"/>
        </w:rPr>
        <w:pPrChange w:id="322" w:author="Microsoft Office User" w:date="2022-07-22T15:29:00Z">
          <w:pPr/>
        </w:pPrChange>
      </w:pPr>
    </w:p>
    <w:p w14:paraId="19772046" w14:textId="0A1DEB6F" w:rsidR="00574B3C" w:rsidRDefault="00574B3C" w:rsidP="00035CA4">
      <w:pPr>
        <w:jc w:val="both"/>
        <w:pPrChange w:id="323" w:author="Microsoft Office User" w:date="2022-07-22T15:29:00Z">
          <w:pPr/>
        </w:pPrChange>
      </w:pPr>
    </w:p>
    <w:p w14:paraId="2CEF4854" w14:textId="7168EB28" w:rsidR="00574B3C" w:rsidRPr="00EC4DBE" w:rsidRDefault="00574B3C" w:rsidP="00035CA4">
      <w:pPr>
        <w:widowControl w:val="0"/>
        <w:pBdr>
          <w:top w:val="nil"/>
          <w:left w:val="nil"/>
          <w:bottom w:val="nil"/>
          <w:right w:val="nil"/>
          <w:between w:val="nil"/>
        </w:pBdr>
        <w:spacing w:before="240"/>
        <w:jc w:val="both"/>
        <w:rPr>
          <w:rFonts w:eastAsia="Calibri"/>
          <w:color w:val="000000"/>
        </w:rPr>
      </w:pPr>
      <w:r>
        <w:rPr>
          <w:rFonts w:eastAsia="Calibri"/>
          <w:color w:val="000000"/>
        </w:rPr>
        <w:t xml:space="preserve">The </w:t>
      </w:r>
      <w:ins w:id="324" w:author="Microsoft Office User" w:date="2022-07-22T16:13:00Z">
        <w:r w:rsidR="00A82FF0">
          <w:rPr>
            <w:rFonts w:eastAsia="Calibri"/>
            <w:color w:val="000000"/>
          </w:rPr>
          <w:t xml:space="preserve">data augmentation methods and </w:t>
        </w:r>
      </w:ins>
      <w:del w:id="325" w:author="Microsoft Office User" w:date="2022-07-22T16:13:00Z">
        <w:r w:rsidDel="00A82FF0">
          <w:rPr>
            <w:rFonts w:eastAsia="Calibri"/>
            <w:color w:val="000000"/>
          </w:rPr>
          <w:delText xml:space="preserve">crackDCGAN and </w:delText>
        </w:r>
      </w:del>
      <w:del w:id="326" w:author="Microsoft Office User" w:date="2022-07-22T15:27:00Z">
        <w:r w:rsidDel="00B17B86">
          <w:rPr>
            <w:rFonts w:eastAsia="Calibri"/>
            <w:color w:val="000000"/>
          </w:rPr>
          <w:delText>attention-U-</w:delText>
        </w:r>
      </w:del>
      <w:del w:id="327" w:author="Microsoft Office User" w:date="2022-07-22T16:13:00Z">
        <w:r w:rsidDel="00A82FF0">
          <w:rPr>
            <w:rFonts w:eastAsia="Calibri"/>
            <w:color w:val="000000"/>
          </w:rPr>
          <w:delText>Net</w:delText>
        </w:r>
      </w:del>
      <w:ins w:id="328" w:author="Microsoft Office User" w:date="2022-07-22T16:13:00Z">
        <w:r w:rsidR="00A82FF0">
          <w:rPr>
            <w:rFonts w:eastAsia="Calibri"/>
            <w:color w:val="000000"/>
          </w:rPr>
          <w:t>CNN models</w:t>
        </w:r>
      </w:ins>
      <w:r w:rsidRPr="00EC4DBE">
        <w:rPr>
          <w:rFonts w:eastAsia="Calibri"/>
          <w:color w:val="000000"/>
        </w:rPr>
        <w:t xml:space="preserve"> were</w:t>
      </w:r>
      <w:ins w:id="329" w:author="Microsoft Office User" w:date="2022-07-22T16:13:00Z">
        <w:r w:rsidR="00A82FF0">
          <w:rPr>
            <w:rFonts w:eastAsia="Calibri"/>
            <w:color w:val="000000"/>
          </w:rPr>
          <w:t xml:space="preserve"> all</w:t>
        </w:r>
      </w:ins>
      <w:r w:rsidRPr="00EC4DBE">
        <w:rPr>
          <w:rFonts w:eastAsia="Calibri"/>
          <w:color w:val="000000"/>
        </w:rPr>
        <w:t xml:space="preserve"> implemented in Python and computed under the following machine speculations: Windows 10, Intel(R) Core (TM) i9-10900X CPU, NVIDIA RTX A4000 with 16 GB memory, 64GB RAM. </w:t>
      </w:r>
    </w:p>
    <w:p w14:paraId="38DDB82C" w14:textId="77777777" w:rsidR="00574B3C" w:rsidRDefault="00574B3C" w:rsidP="00035CA4">
      <w:pPr>
        <w:jc w:val="both"/>
        <w:pPrChange w:id="330" w:author="Microsoft Office User" w:date="2022-07-22T15:29:00Z">
          <w:pPr/>
        </w:pPrChange>
      </w:pPr>
    </w:p>
    <w:p w14:paraId="03014545" w14:textId="60C3EC5B" w:rsidR="00B76ED0" w:rsidRDefault="00440325" w:rsidP="00035CA4">
      <w:pPr>
        <w:pStyle w:val="Heading3"/>
        <w:jc w:val="both"/>
        <w:rPr>
          <w:rFonts w:ascii="Times New Roman" w:hAnsi="Times New Roman" w:cs="Times New Roman"/>
          <w:sz w:val="24"/>
          <w:szCs w:val="24"/>
        </w:rPr>
        <w:pPrChange w:id="331" w:author="Microsoft Office User" w:date="2022-07-22T15:29:00Z">
          <w:pPr>
            <w:pStyle w:val="Heading3"/>
          </w:pPr>
        </w:pPrChange>
      </w:pPr>
      <w:ins w:id="332" w:author="Microsoft Office User" w:date="2022-07-22T20:20:00Z">
        <w:r>
          <w:rPr>
            <w:rFonts w:ascii="Times New Roman" w:hAnsi="Times New Roman" w:cs="Times New Roman"/>
            <w:sz w:val="24"/>
            <w:szCs w:val="24"/>
          </w:rPr>
          <w:t xml:space="preserve">2.4 </w:t>
        </w:r>
      </w:ins>
      <w:r w:rsidR="00915DCA">
        <w:rPr>
          <w:rFonts w:ascii="Times New Roman" w:hAnsi="Times New Roman" w:cs="Times New Roman"/>
          <w:sz w:val="24"/>
          <w:szCs w:val="24"/>
        </w:rPr>
        <w:t>Evaluation metrics</w:t>
      </w:r>
    </w:p>
    <w:p w14:paraId="58D51D88" w14:textId="77777777" w:rsidR="00502FE6" w:rsidRDefault="00502FE6" w:rsidP="00035CA4">
      <w:pPr>
        <w:pStyle w:val="Text"/>
        <w:spacing w:line="240" w:lineRule="auto"/>
        <w:ind w:firstLine="0"/>
        <w:jc w:val="both"/>
        <w:pPrChange w:id="333" w:author="Microsoft Office User" w:date="2022-07-22T15:29:00Z">
          <w:pPr>
            <w:pStyle w:val="Text"/>
            <w:ind w:firstLine="0"/>
          </w:pPr>
        </w:pPrChange>
      </w:pPr>
    </w:p>
    <w:p w14:paraId="4D91B1CB" w14:textId="6BB7E029" w:rsidR="008E2BE4" w:rsidRPr="005869CE" w:rsidRDefault="00915DCA" w:rsidP="00035CA4">
      <w:pPr>
        <w:pStyle w:val="Text"/>
        <w:spacing w:line="240" w:lineRule="auto"/>
        <w:ind w:firstLine="0"/>
        <w:jc w:val="both"/>
        <w:rPr>
          <w:sz w:val="24"/>
          <w:szCs w:val="24"/>
        </w:rPr>
        <w:pPrChange w:id="334" w:author="Microsoft Office User" w:date="2022-07-22T15:29:00Z">
          <w:pPr>
            <w:pStyle w:val="Text"/>
            <w:ind w:firstLine="0"/>
          </w:pPr>
        </w:pPrChange>
      </w:pPr>
      <w:r w:rsidRPr="005869CE">
        <w:rPr>
          <w:sz w:val="24"/>
          <w:szCs w:val="24"/>
        </w:rPr>
        <w:t>Precision</w:t>
      </w:r>
      <w:r w:rsidR="00D23180" w:rsidRPr="005869CE">
        <w:rPr>
          <w:sz w:val="24"/>
          <w:szCs w:val="24"/>
        </w:rPr>
        <w:t xml:space="preserve"> (P)</w:t>
      </w:r>
      <w:r w:rsidRPr="005869CE">
        <w:rPr>
          <w:sz w:val="24"/>
          <w:szCs w:val="24"/>
        </w:rPr>
        <w:t>, Recall</w:t>
      </w:r>
      <w:r w:rsidR="00D23180" w:rsidRPr="005869CE">
        <w:rPr>
          <w:sz w:val="24"/>
          <w:szCs w:val="24"/>
        </w:rPr>
        <w:t xml:space="preserve"> (R)</w:t>
      </w:r>
      <w:r w:rsidRPr="005869CE">
        <w:rPr>
          <w:sz w:val="24"/>
          <w:szCs w:val="24"/>
        </w:rPr>
        <w:t>, F</w:t>
      </w:r>
      <w:r w:rsidRPr="005869CE">
        <w:rPr>
          <w:sz w:val="24"/>
          <w:szCs w:val="24"/>
          <w:vertAlign w:val="subscript"/>
        </w:rPr>
        <w:t>1</w:t>
      </w:r>
      <w:r w:rsidR="008E2BE4" w:rsidRPr="005869CE">
        <w:rPr>
          <w:sz w:val="24"/>
          <w:szCs w:val="24"/>
        </w:rPr>
        <w:t xml:space="preserve"> </w:t>
      </w:r>
      <w:r w:rsidRPr="005869CE">
        <w:rPr>
          <w:sz w:val="24"/>
          <w:szCs w:val="24"/>
        </w:rPr>
        <w:t>score</w:t>
      </w:r>
      <w:r w:rsidR="008E2BE4" w:rsidRPr="005869CE">
        <w:rPr>
          <w:sz w:val="24"/>
          <w:szCs w:val="24"/>
        </w:rPr>
        <w:t>, Intersection over Union (</w:t>
      </w:r>
      <w:proofErr w:type="spellStart"/>
      <w:r w:rsidR="008E2BE4" w:rsidRPr="005869CE">
        <w:rPr>
          <w:sz w:val="24"/>
          <w:szCs w:val="24"/>
        </w:rPr>
        <w:t>IoU</w:t>
      </w:r>
      <w:proofErr w:type="spellEnd"/>
      <w:r w:rsidR="008E2BE4" w:rsidRPr="005869CE">
        <w:rPr>
          <w:sz w:val="24"/>
          <w:szCs w:val="24"/>
        </w:rPr>
        <w:t xml:space="preserve">), </w:t>
      </w:r>
      <w:r w:rsidR="00D24C3C" w:rsidRPr="005869CE">
        <w:rPr>
          <w:sz w:val="24"/>
          <w:szCs w:val="24"/>
          <w:lang w:eastAsia="zh-CN"/>
        </w:rPr>
        <w:t>Average Precision (</w:t>
      </w:r>
      <w:r w:rsidR="008E2BE4" w:rsidRPr="005869CE">
        <w:rPr>
          <w:rFonts w:hint="eastAsia"/>
          <w:sz w:val="24"/>
          <w:szCs w:val="24"/>
          <w:lang w:eastAsia="zh-CN"/>
        </w:rPr>
        <w:t>A</w:t>
      </w:r>
      <w:r w:rsidR="008E2BE4" w:rsidRPr="005869CE">
        <w:rPr>
          <w:sz w:val="24"/>
          <w:szCs w:val="24"/>
        </w:rPr>
        <w:t>P)</w:t>
      </w:r>
      <w:r w:rsidRPr="005869CE">
        <w:rPr>
          <w:sz w:val="24"/>
          <w:szCs w:val="24"/>
        </w:rPr>
        <w:t xml:space="preserve"> were utilized to evaluate the </w:t>
      </w:r>
      <w:r w:rsidR="00502FE6" w:rsidRPr="005869CE">
        <w:rPr>
          <w:sz w:val="24"/>
          <w:szCs w:val="24"/>
        </w:rPr>
        <w:t>semantic segmentation</w:t>
      </w:r>
      <w:r w:rsidRPr="005869CE">
        <w:rPr>
          <w:sz w:val="24"/>
          <w:szCs w:val="24"/>
        </w:rPr>
        <w:t xml:space="preserve">. </w:t>
      </w:r>
    </w:p>
    <w:p w14:paraId="6B4A2040" w14:textId="77777777" w:rsidR="008E2BE4" w:rsidRPr="005869CE" w:rsidRDefault="008E2BE4" w:rsidP="00035CA4">
      <w:pPr>
        <w:pStyle w:val="Text"/>
        <w:spacing w:line="240" w:lineRule="auto"/>
        <w:ind w:firstLine="0"/>
        <w:jc w:val="both"/>
        <w:rPr>
          <w:sz w:val="24"/>
          <w:szCs w:val="24"/>
        </w:rPr>
        <w:pPrChange w:id="335" w:author="Microsoft Office User" w:date="2022-07-22T15:29:00Z">
          <w:pPr>
            <w:pStyle w:val="Text"/>
            <w:ind w:firstLine="0"/>
          </w:pPr>
        </w:pPrChange>
      </w:pPr>
    </w:p>
    <w:p w14:paraId="61C76D72" w14:textId="4FE7E22A" w:rsidR="00915DCA" w:rsidRPr="005869CE" w:rsidRDefault="00915DCA" w:rsidP="00035CA4">
      <w:pPr>
        <w:pStyle w:val="Text"/>
        <w:spacing w:line="240" w:lineRule="auto"/>
        <w:ind w:firstLine="0"/>
        <w:jc w:val="both"/>
        <w:rPr>
          <w:sz w:val="24"/>
          <w:szCs w:val="24"/>
        </w:rPr>
        <w:pPrChange w:id="336" w:author="Microsoft Office User" w:date="2022-07-22T15:29:00Z">
          <w:pPr>
            <w:pStyle w:val="Text"/>
            <w:ind w:firstLine="0"/>
          </w:pPr>
        </w:pPrChange>
      </w:pPr>
      <w:r w:rsidRPr="005869CE">
        <w:rPr>
          <w:sz w:val="24"/>
          <w:szCs w:val="24"/>
        </w:rPr>
        <w:t>The Precision, Recall and F</w:t>
      </w:r>
      <w:r w:rsidRPr="005869CE">
        <w:rPr>
          <w:sz w:val="24"/>
          <w:szCs w:val="24"/>
          <w:vertAlign w:val="subscript"/>
        </w:rPr>
        <w:t>1</w:t>
      </w:r>
      <w:r w:rsidRPr="005869CE">
        <w:rPr>
          <w:sz w:val="24"/>
          <w:szCs w:val="24"/>
        </w:rPr>
        <w:t>-score are calculated by Equation (6) to Equation (8).</w:t>
      </w:r>
    </w:p>
    <w:p w14:paraId="3B08A37F" w14:textId="77777777" w:rsidR="008E2BE4" w:rsidRPr="005869CE" w:rsidRDefault="008E2BE4" w:rsidP="00035CA4">
      <w:pPr>
        <w:pStyle w:val="Text"/>
        <w:spacing w:line="240" w:lineRule="auto"/>
        <w:ind w:firstLine="0"/>
        <w:jc w:val="both"/>
        <w:rPr>
          <w:sz w:val="24"/>
          <w:szCs w:val="24"/>
        </w:rPr>
        <w:pPrChange w:id="337" w:author="Microsoft Office User" w:date="2022-07-22T15:29:00Z">
          <w:pPr>
            <w:pStyle w:val="Text"/>
            <w:ind w:firstLine="0"/>
          </w:pPr>
        </w:pPrChange>
      </w:pPr>
    </w:p>
    <w:p w14:paraId="1FECD8CB" w14:textId="029D007A" w:rsidR="008E2BE4" w:rsidRPr="005869CE" w:rsidRDefault="008E2BE4" w:rsidP="00035CA4">
      <w:pPr>
        <w:pStyle w:val="Text"/>
        <w:spacing w:line="240" w:lineRule="auto"/>
        <w:ind w:firstLine="0"/>
        <w:jc w:val="both"/>
        <w:rPr>
          <w:sz w:val="24"/>
          <w:szCs w:val="24"/>
        </w:rPr>
        <w:pPrChange w:id="338" w:author="Microsoft Office User" w:date="2022-07-22T15:29:00Z">
          <w:pPr>
            <w:pStyle w:val="Text"/>
            <w:ind w:firstLine="0"/>
          </w:pPr>
        </w:pPrChange>
      </w:pPr>
      <w:r w:rsidRPr="005869CE">
        <w:rPr>
          <w:sz w:val="24"/>
          <w:szCs w:val="24"/>
        </w:rPr>
        <w:t xml:space="preserve">(1) Precision can measure how accurate your predictions </w:t>
      </w:r>
      <w:proofErr w:type="gramStart"/>
      <w:r w:rsidRPr="005869CE">
        <w:rPr>
          <w:sz w:val="24"/>
          <w:szCs w:val="24"/>
        </w:rPr>
        <w:t>is</w:t>
      </w:r>
      <w:proofErr w:type="gramEnd"/>
      <w:r w:rsidRPr="005869CE">
        <w:rPr>
          <w:sz w:val="24"/>
          <w:szCs w:val="24"/>
        </w:rPr>
        <w:t>.</w:t>
      </w:r>
      <w:r w:rsidR="002D78DC" w:rsidRPr="005869CE">
        <w:rPr>
          <w:sz w:val="24"/>
          <w:szCs w:val="24"/>
        </w:rPr>
        <w:t xml:space="preserve"> The precision can be calculated by Equation (6) where TP </w:t>
      </w:r>
      <w:r w:rsidR="00397503" w:rsidRPr="005869CE">
        <w:rPr>
          <w:sz w:val="24"/>
          <w:szCs w:val="24"/>
        </w:rPr>
        <w:t xml:space="preserve">is true positive and FP is false positive. </w:t>
      </w:r>
    </w:p>
    <w:p w14:paraId="3ABE95D1" w14:textId="0DDC4B04" w:rsidR="00915DCA" w:rsidRPr="005869CE" w:rsidRDefault="00915DCA" w:rsidP="00035CA4">
      <w:pPr>
        <w:widowControl w:val="0"/>
        <w:tabs>
          <w:tab w:val="center" w:pos="2400"/>
          <w:tab w:val="right" w:pos="4564"/>
        </w:tabs>
        <w:jc w:val="both"/>
        <w:rPr>
          <w:iCs/>
          <w:kern w:val="2"/>
        </w:rPr>
        <w:pPrChange w:id="339" w:author="Microsoft Office User" w:date="2022-07-22T15:29:00Z">
          <w:pPr>
            <w:widowControl w:val="0"/>
            <w:tabs>
              <w:tab w:val="center" w:pos="2400"/>
              <w:tab w:val="right" w:pos="4564"/>
            </w:tabs>
            <w:spacing w:line="288" w:lineRule="auto"/>
            <w:jc w:val="center"/>
          </w:pPr>
        </w:pPrChange>
      </w:pPr>
      <w:r w:rsidRPr="005869CE">
        <w:rPr>
          <w:iCs/>
          <w:kern w:val="2"/>
        </w:rPr>
        <w:tab/>
      </w:r>
      <m:oMath>
        <m:r>
          <w:rPr>
            <w:rFonts w:ascii="Cambria Math" w:hAnsi="Cambria Math"/>
            <w:kern w:val="2"/>
          </w:rPr>
          <m:t>P</m:t>
        </m:r>
        <m:r>
          <m:rPr>
            <m:sty m:val="p"/>
          </m:rPr>
          <w:rPr>
            <w:rFonts w:ascii="Cambria Math" w:hAnsi="Cambria Math"/>
            <w:kern w:val="2"/>
          </w:rPr>
          <m:t>=</m:t>
        </m:r>
        <m:f>
          <m:fPr>
            <m:ctrlPr>
              <w:rPr>
                <w:rFonts w:ascii="Cambria Math" w:hAnsi="Cambria Math"/>
                <w:iCs/>
                <w:kern w:val="2"/>
              </w:rPr>
            </m:ctrlPr>
          </m:fPr>
          <m:num>
            <m:r>
              <w:rPr>
                <w:rFonts w:ascii="Cambria Math" w:hAnsi="Cambria Math"/>
                <w:kern w:val="2"/>
              </w:rPr>
              <m:t>TP</m:t>
            </m:r>
          </m:num>
          <m:den>
            <m:r>
              <w:rPr>
                <w:rFonts w:ascii="Cambria Math" w:hAnsi="Cambria Math"/>
                <w:kern w:val="2"/>
              </w:rPr>
              <m:t>TP</m:t>
            </m:r>
            <m:r>
              <m:rPr>
                <m:sty m:val="p"/>
              </m:rPr>
              <w:rPr>
                <w:rFonts w:ascii="Cambria Math" w:hAnsi="Cambria Math"/>
                <w:kern w:val="2"/>
              </w:rPr>
              <m:t>+</m:t>
            </m:r>
            <m:r>
              <w:rPr>
                <w:rFonts w:ascii="Cambria Math" w:hAnsi="Cambria Math"/>
                <w:kern w:val="2"/>
              </w:rPr>
              <m:t>FP</m:t>
            </m:r>
          </m:den>
        </m:f>
      </m:oMath>
      <w:r w:rsidRPr="005869CE">
        <w:rPr>
          <w:iCs/>
          <w:kern w:val="2"/>
        </w:rPr>
        <w:t>,</w:t>
      </w:r>
      <w:r w:rsidRPr="005869CE">
        <w:rPr>
          <w:iCs/>
          <w:kern w:val="2"/>
        </w:rPr>
        <w:tab/>
        <w:t>(6)</w:t>
      </w:r>
    </w:p>
    <w:p w14:paraId="5D664138" w14:textId="7B0D3469" w:rsidR="008E2BE4" w:rsidRPr="005869CE" w:rsidRDefault="008E2BE4" w:rsidP="00035CA4">
      <w:pPr>
        <w:widowControl w:val="0"/>
        <w:tabs>
          <w:tab w:val="center" w:pos="2400"/>
          <w:tab w:val="right" w:pos="4564"/>
        </w:tabs>
        <w:jc w:val="both"/>
        <w:rPr>
          <w:iCs/>
          <w:kern w:val="2"/>
        </w:rPr>
        <w:pPrChange w:id="340" w:author="Microsoft Office User" w:date="2022-07-22T15:29:00Z">
          <w:pPr>
            <w:widowControl w:val="0"/>
            <w:tabs>
              <w:tab w:val="center" w:pos="2400"/>
              <w:tab w:val="right" w:pos="4564"/>
            </w:tabs>
            <w:spacing w:line="288" w:lineRule="auto"/>
          </w:pPr>
        </w:pPrChange>
      </w:pPr>
      <w:r w:rsidRPr="005869CE">
        <w:rPr>
          <w:iCs/>
          <w:kern w:val="2"/>
        </w:rPr>
        <w:t xml:space="preserve">(2) </w:t>
      </w:r>
      <w:r w:rsidR="000E09B5" w:rsidRPr="005869CE">
        <w:rPr>
          <w:iCs/>
          <w:kern w:val="2"/>
        </w:rPr>
        <w:t>Recall</w:t>
      </w:r>
      <w:r w:rsidR="00067C63" w:rsidRPr="005869CE">
        <w:rPr>
          <w:rFonts w:eastAsia="Calibri"/>
          <w:color w:val="000000"/>
        </w:rPr>
        <w:t xml:space="preserve"> suggests the level of sensitivity for prediction results. Recall can be calculated by equation (7) where FN is false negative. </w:t>
      </w:r>
    </w:p>
    <w:p w14:paraId="3C863FE1" w14:textId="57367F31" w:rsidR="00915DCA" w:rsidRPr="005869CE" w:rsidRDefault="00915DCA" w:rsidP="00035CA4">
      <w:pPr>
        <w:widowControl w:val="0"/>
        <w:tabs>
          <w:tab w:val="center" w:pos="2400"/>
          <w:tab w:val="right" w:pos="4564"/>
        </w:tabs>
        <w:jc w:val="both"/>
        <w:rPr>
          <w:iCs/>
          <w:kern w:val="2"/>
        </w:rPr>
        <w:pPrChange w:id="341" w:author="Microsoft Office User" w:date="2022-07-22T15:29:00Z">
          <w:pPr>
            <w:widowControl w:val="0"/>
            <w:tabs>
              <w:tab w:val="center" w:pos="2400"/>
              <w:tab w:val="right" w:pos="4564"/>
            </w:tabs>
            <w:spacing w:line="288" w:lineRule="auto"/>
            <w:jc w:val="center"/>
          </w:pPr>
        </w:pPrChange>
      </w:pPr>
      <w:r w:rsidRPr="005869CE">
        <w:rPr>
          <w:iCs/>
          <w:kern w:val="2"/>
        </w:rPr>
        <w:tab/>
      </w:r>
      <m:oMath>
        <m:r>
          <w:rPr>
            <w:rFonts w:ascii="Cambria Math" w:hAnsi="Cambria Math"/>
            <w:kern w:val="2"/>
          </w:rPr>
          <m:t>R</m:t>
        </m:r>
        <m:r>
          <m:rPr>
            <m:sty m:val="p"/>
          </m:rPr>
          <w:rPr>
            <w:rFonts w:ascii="Cambria Math" w:hAnsi="Cambria Math"/>
            <w:kern w:val="2"/>
          </w:rPr>
          <m:t>=</m:t>
        </m:r>
        <m:f>
          <m:fPr>
            <m:ctrlPr>
              <w:rPr>
                <w:rFonts w:ascii="Cambria Math" w:hAnsi="Cambria Math"/>
                <w:iCs/>
                <w:kern w:val="2"/>
              </w:rPr>
            </m:ctrlPr>
          </m:fPr>
          <m:num>
            <m:r>
              <w:rPr>
                <w:rFonts w:ascii="Cambria Math" w:hAnsi="Cambria Math"/>
                <w:kern w:val="2"/>
              </w:rPr>
              <m:t>TP</m:t>
            </m:r>
          </m:num>
          <m:den>
            <m:r>
              <w:rPr>
                <w:rFonts w:ascii="Cambria Math" w:hAnsi="Cambria Math"/>
                <w:kern w:val="2"/>
              </w:rPr>
              <m:t>TP</m:t>
            </m:r>
            <m:r>
              <m:rPr>
                <m:sty m:val="p"/>
              </m:rPr>
              <w:rPr>
                <w:rFonts w:ascii="Cambria Math" w:hAnsi="Cambria Math"/>
                <w:kern w:val="2"/>
              </w:rPr>
              <m:t>+</m:t>
            </m:r>
            <m:r>
              <w:rPr>
                <w:rFonts w:ascii="Cambria Math" w:hAnsi="Cambria Math"/>
                <w:kern w:val="2"/>
              </w:rPr>
              <m:t>FN</m:t>
            </m:r>
          </m:den>
        </m:f>
      </m:oMath>
      <w:r w:rsidRPr="005869CE">
        <w:rPr>
          <w:iCs/>
          <w:kern w:val="2"/>
        </w:rPr>
        <w:t>,</w:t>
      </w:r>
      <w:r w:rsidRPr="005869CE">
        <w:rPr>
          <w:iCs/>
          <w:kern w:val="2"/>
        </w:rPr>
        <w:tab/>
        <w:t>(7)</w:t>
      </w:r>
    </w:p>
    <w:p w14:paraId="5BF027DA" w14:textId="44A0A358" w:rsidR="008E2BE4" w:rsidRPr="005869CE" w:rsidRDefault="008E2BE4" w:rsidP="00035CA4">
      <w:pPr>
        <w:widowControl w:val="0"/>
        <w:tabs>
          <w:tab w:val="center" w:pos="2400"/>
          <w:tab w:val="right" w:pos="4564"/>
        </w:tabs>
        <w:jc w:val="both"/>
        <w:rPr>
          <w:iCs/>
          <w:kern w:val="2"/>
        </w:rPr>
        <w:pPrChange w:id="342" w:author="Microsoft Office User" w:date="2022-07-22T15:29:00Z">
          <w:pPr>
            <w:widowControl w:val="0"/>
            <w:tabs>
              <w:tab w:val="center" w:pos="2400"/>
              <w:tab w:val="right" w:pos="4564"/>
            </w:tabs>
            <w:spacing w:line="288" w:lineRule="auto"/>
          </w:pPr>
        </w:pPrChange>
      </w:pPr>
      <w:r w:rsidRPr="005869CE">
        <w:rPr>
          <w:iCs/>
          <w:kern w:val="2"/>
        </w:rPr>
        <w:t xml:space="preserve">(3) </w:t>
      </w:r>
      <w:r w:rsidRPr="005869CE">
        <w:t>F</w:t>
      </w:r>
      <w:r w:rsidRPr="005869CE">
        <w:rPr>
          <w:vertAlign w:val="subscript"/>
        </w:rPr>
        <w:t>1</w:t>
      </w:r>
      <w:r w:rsidRPr="005869CE">
        <w:t xml:space="preserve"> score is defined based on the harmonic average of Precision and Recall.</w:t>
      </w:r>
    </w:p>
    <w:p w14:paraId="724CCD97" w14:textId="39080859" w:rsidR="00502FE6" w:rsidRPr="005869CE" w:rsidRDefault="00915DCA" w:rsidP="00035CA4">
      <w:pPr>
        <w:widowControl w:val="0"/>
        <w:tabs>
          <w:tab w:val="center" w:pos="2400"/>
          <w:tab w:val="right" w:pos="4564"/>
        </w:tabs>
        <w:jc w:val="both"/>
        <w:pPrChange w:id="343" w:author="Microsoft Office User" w:date="2022-07-22T15:29:00Z">
          <w:pPr>
            <w:widowControl w:val="0"/>
            <w:tabs>
              <w:tab w:val="center" w:pos="2400"/>
              <w:tab w:val="right" w:pos="4564"/>
            </w:tabs>
            <w:spacing w:line="288" w:lineRule="auto"/>
            <w:jc w:val="center"/>
          </w:pPr>
        </w:pPrChange>
      </w:pPr>
      <w:r w:rsidRPr="005869CE">
        <w:rPr>
          <w:iCs/>
          <w:kern w:val="2"/>
        </w:rPr>
        <w:tab/>
      </w:r>
      <m:oMath>
        <m:sSub>
          <m:sSubPr>
            <m:ctrlPr>
              <w:rPr>
                <w:rFonts w:ascii="Cambria Math" w:hAnsi="Cambria Math"/>
                <w:iCs/>
                <w:kern w:val="2"/>
              </w:rPr>
            </m:ctrlPr>
          </m:sSubPr>
          <m:e>
            <m:r>
              <w:rPr>
                <w:rFonts w:ascii="Cambria Math" w:hAnsi="Cambria Math"/>
                <w:kern w:val="2"/>
              </w:rPr>
              <m:t>F</m:t>
            </m:r>
          </m:e>
          <m:sub>
            <m:r>
              <m:rPr>
                <m:sty m:val="p"/>
              </m:rPr>
              <w:rPr>
                <w:rFonts w:ascii="Cambria Math" w:hAnsi="Cambria Math"/>
                <w:kern w:val="2"/>
              </w:rPr>
              <m:t>1</m:t>
            </m:r>
          </m:sub>
        </m:sSub>
        <m:r>
          <m:rPr>
            <m:sty m:val="p"/>
          </m:rPr>
          <w:rPr>
            <w:rFonts w:ascii="Cambria Math" w:hAnsi="Cambria Math"/>
            <w:kern w:val="2"/>
          </w:rPr>
          <m:t>=</m:t>
        </m:r>
        <m:f>
          <m:fPr>
            <m:ctrlPr>
              <w:rPr>
                <w:rFonts w:ascii="Cambria Math" w:hAnsi="Cambria Math"/>
                <w:iCs/>
                <w:kern w:val="2"/>
              </w:rPr>
            </m:ctrlPr>
          </m:fPr>
          <m:num>
            <m:r>
              <m:rPr>
                <m:sty m:val="p"/>
              </m:rPr>
              <w:rPr>
                <w:rFonts w:ascii="Cambria Math" w:hAnsi="Cambria Math"/>
                <w:kern w:val="2"/>
              </w:rPr>
              <m:t>2</m:t>
            </m:r>
            <m:r>
              <w:rPr>
                <w:rFonts w:ascii="Cambria Math" w:hAnsi="Cambria Math"/>
                <w:kern w:val="2"/>
              </w:rPr>
              <m:t>PR</m:t>
            </m:r>
          </m:num>
          <m:den>
            <m:r>
              <w:rPr>
                <w:rFonts w:ascii="Cambria Math" w:hAnsi="Cambria Math"/>
                <w:kern w:val="2"/>
              </w:rPr>
              <m:t>P</m:t>
            </m:r>
            <m:r>
              <m:rPr>
                <m:sty m:val="p"/>
              </m:rPr>
              <w:rPr>
                <w:rFonts w:ascii="Cambria Math" w:hAnsi="Cambria Math"/>
                <w:kern w:val="2"/>
              </w:rPr>
              <m:t>+</m:t>
            </m:r>
            <m:r>
              <w:rPr>
                <w:rFonts w:ascii="Cambria Math" w:hAnsi="Cambria Math"/>
                <w:kern w:val="2"/>
              </w:rPr>
              <m:t>R</m:t>
            </m:r>
          </m:den>
        </m:f>
      </m:oMath>
      <w:r w:rsidRPr="005869CE">
        <w:rPr>
          <w:iCs/>
          <w:kern w:val="2"/>
        </w:rPr>
        <w:t>.</w:t>
      </w:r>
      <w:r w:rsidRPr="005869CE">
        <w:rPr>
          <w:iCs/>
          <w:kern w:val="2"/>
        </w:rPr>
        <w:tab/>
        <w:t>(8)</w:t>
      </w:r>
    </w:p>
    <w:p w14:paraId="2F0BF88E" w14:textId="3615042C" w:rsidR="00915DCA" w:rsidRPr="005869CE" w:rsidRDefault="008E2BE4" w:rsidP="00035CA4">
      <w:pPr>
        <w:pStyle w:val="Text"/>
        <w:spacing w:line="240" w:lineRule="auto"/>
        <w:ind w:firstLine="0"/>
        <w:jc w:val="both"/>
        <w:rPr>
          <w:sz w:val="24"/>
          <w:szCs w:val="24"/>
        </w:rPr>
        <w:pPrChange w:id="344" w:author="Microsoft Office User" w:date="2022-07-22T15:29:00Z">
          <w:pPr>
            <w:pStyle w:val="Text"/>
            <w:ind w:firstLine="0"/>
          </w:pPr>
        </w:pPrChange>
      </w:pPr>
      <w:r w:rsidRPr="005869CE">
        <w:rPr>
          <w:sz w:val="24"/>
          <w:szCs w:val="24"/>
        </w:rPr>
        <w:t xml:space="preserve">(4) </w:t>
      </w:r>
      <w:proofErr w:type="spellStart"/>
      <w:r w:rsidRPr="005869CE">
        <w:rPr>
          <w:sz w:val="24"/>
          <w:szCs w:val="24"/>
        </w:rPr>
        <w:t>IoU</w:t>
      </w:r>
      <w:proofErr w:type="spellEnd"/>
      <w:r w:rsidRPr="005869CE">
        <w:rPr>
          <w:sz w:val="24"/>
          <w:szCs w:val="24"/>
        </w:rPr>
        <w:t xml:space="preserve"> measures the overlap between 2 boundaries</w:t>
      </w:r>
      <w:r w:rsidR="00D23846" w:rsidRPr="005869CE">
        <w:rPr>
          <w:sz w:val="24"/>
          <w:szCs w:val="24"/>
        </w:rPr>
        <w:t>. It was used to measure h</w:t>
      </w:r>
      <w:r w:rsidR="002D78DC" w:rsidRPr="005869CE">
        <w:rPr>
          <w:sz w:val="24"/>
          <w:szCs w:val="24"/>
        </w:rPr>
        <w:t>ow</w:t>
      </w:r>
      <w:r w:rsidR="00D23846" w:rsidRPr="005869CE">
        <w:rPr>
          <w:sz w:val="24"/>
          <w:szCs w:val="24"/>
        </w:rPr>
        <w:t xml:space="preserve"> much the predicted boundaries overlaps with the ground truth. </w:t>
      </w:r>
      <w:proofErr w:type="spellStart"/>
      <w:r w:rsidR="00915DCA" w:rsidRPr="005869CE">
        <w:rPr>
          <w:sz w:val="24"/>
          <w:szCs w:val="24"/>
        </w:rPr>
        <w:t>IoU</w:t>
      </w:r>
      <w:proofErr w:type="spellEnd"/>
      <w:r w:rsidR="00915DCA" w:rsidRPr="005869CE">
        <w:rPr>
          <w:sz w:val="24"/>
          <w:szCs w:val="24"/>
        </w:rPr>
        <w:t xml:space="preserve"> </w:t>
      </w:r>
      <w:r w:rsidR="002D78DC" w:rsidRPr="005869CE">
        <w:rPr>
          <w:sz w:val="24"/>
          <w:szCs w:val="24"/>
        </w:rPr>
        <w:t xml:space="preserve">was </w:t>
      </w:r>
      <w:r w:rsidR="00915DCA" w:rsidRPr="005869CE">
        <w:rPr>
          <w:sz w:val="24"/>
          <w:szCs w:val="24"/>
        </w:rPr>
        <w:t>calculated according to Equations (9).</w:t>
      </w:r>
    </w:p>
    <w:p w14:paraId="794B233E" w14:textId="77777777" w:rsidR="00915DCA" w:rsidRPr="005869CE" w:rsidRDefault="00915DCA" w:rsidP="00035CA4">
      <w:pPr>
        <w:widowControl w:val="0"/>
        <w:tabs>
          <w:tab w:val="center" w:pos="2400"/>
          <w:tab w:val="right" w:pos="4564"/>
        </w:tabs>
        <w:jc w:val="both"/>
        <w:rPr>
          <w:iCs/>
          <w:kern w:val="2"/>
        </w:rPr>
        <w:pPrChange w:id="345" w:author="Microsoft Office User" w:date="2022-07-22T15:29:00Z">
          <w:pPr>
            <w:widowControl w:val="0"/>
            <w:tabs>
              <w:tab w:val="center" w:pos="2400"/>
              <w:tab w:val="right" w:pos="4564"/>
            </w:tabs>
            <w:spacing w:line="288" w:lineRule="auto"/>
            <w:jc w:val="center"/>
          </w:pPr>
        </w:pPrChange>
      </w:pPr>
      <w:r w:rsidRPr="005869CE">
        <w:rPr>
          <w:iCs/>
          <w:kern w:val="2"/>
        </w:rPr>
        <w:tab/>
      </w:r>
      <m:oMath>
        <m:r>
          <w:rPr>
            <w:rFonts w:ascii="Cambria Math" w:hAnsi="Cambria Math"/>
            <w:kern w:val="2"/>
          </w:rPr>
          <m:t>IoU</m:t>
        </m:r>
        <m:r>
          <m:rPr>
            <m:sty m:val="p"/>
          </m:rPr>
          <w:rPr>
            <w:rFonts w:ascii="Cambria Math" w:hAnsi="Cambria Math"/>
            <w:kern w:val="2"/>
          </w:rPr>
          <m:t>=</m:t>
        </m:r>
        <m:f>
          <m:fPr>
            <m:ctrlPr>
              <w:rPr>
                <w:rFonts w:ascii="Cambria Math" w:hAnsi="Cambria Math"/>
                <w:iCs/>
                <w:kern w:val="2"/>
              </w:rPr>
            </m:ctrlPr>
          </m:fPr>
          <m:num>
            <m:sSub>
              <m:sSubPr>
                <m:ctrlPr>
                  <w:rPr>
                    <w:rFonts w:ascii="Cambria Math" w:hAnsi="Cambria Math"/>
                    <w:iCs/>
                    <w:kern w:val="2"/>
                  </w:rPr>
                </m:ctrlPr>
              </m:sSubPr>
              <m:e>
                <m:r>
                  <w:rPr>
                    <w:rFonts w:ascii="Cambria Math" w:hAnsi="Cambria Math"/>
                    <w:kern w:val="2"/>
                  </w:rPr>
                  <m:t>p</m:t>
                </m:r>
              </m:e>
              <m:sub>
                <m:r>
                  <w:rPr>
                    <w:rFonts w:ascii="Cambria Math" w:hAnsi="Cambria Math"/>
                    <w:kern w:val="2"/>
                  </w:rPr>
                  <m:t>ii</m:t>
                </m:r>
              </m:sub>
            </m:sSub>
          </m:num>
          <m:den>
            <m:sSub>
              <m:sSubPr>
                <m:ctrlPr>
                  <w:rPr>
                    <w:rFonts w:ascii="Cambria Math" w:hAnsi="Cambria Math"/>
                    <w:iCs/>
                    <w:kern w:val="2"/>
                  </w:rPr>
                </m:ctrlPr>
              </m:sSubPr>
              <m:e>
                <m:r>
                  <w:rPr>
                    <w:rFonts w:ascii="Cambria Math" w:hAnsi="Cambria Math"/>
                    <w:kern w:val="2"/>
                  </w:rPr>
                  <m:t>p</m:t>
                </m:r>
              </m:e>
              <m:sub>
                <m:r>
                  <w:rPr>
                    <w:rFonts w:ascii="Cambria Math" w:hAnsi="Cambria Math"/>
                    <w:kern w:val="2"/>
                  </w:rPr>
                  <m:t>ij</m:t>
                </m:r>
              </m:sub>
            </m:sSub>
            <m:r>
              <m:rPr>
                <m:sty m:val="p"/>
              </m:rPr>
              <w:rPr>
                <w:rFonts w:ascii="Cambria Math" w:hAnsi="Cambria Math"/>
                <w:kern w:val="2"/>
              </w:rPr>
              <m:t>+</m:t>
            </m:r>
            <m:sSub>
              <m:sSubPr>
                <m:ctrlPr>
                  <w:rPr>
                    <w:rFonts w:ascii="Cambria Math" w:hAnsi="Cambria Math"/>
                    <w:iCs/>
                    <w:kern w:val="2"/>
                  </w:rPr>
                </m:ctrlPr>
              </m:sSubPr>
              <m:e>
                <m:r>
                  <w:rPr>
                    <w:rFonts w:ascii="Cambria Math" w:hAnsi="Cambria Math"/>
                    <w:kern w:val="2"/>
                  </w:rPr>
                  <m:t>p</m:t>
                </m:r>
              </m:e>
              <m:sub>
                <m:r>
                  <w:rPr>
                    <w:rFonts w:ascii="Cambria Math" w:hAnsi="Cambria Math"/>
                    <w:kern w:val="2"/>
                  </w:rPr>
                  <m:t>ji</m:t>
                </m:r>
              </m:sub>
            </m:sSub>
            <m:r>
              <m:rPr>
                <m:sty m:val="p"/>
              </m:rPr>
              <w:rPr>
                <w:rFonts w:ascii="Cambria Math" w:hAnsi="Cambria Math"/>
                <w:kern w:val="2"/>
              </w:rPr>
              <m:t>-</m:t>
            </m:r>
            <m:sSub>
              <m:sSubPr>
                <m:ctrlPr>
                  <w:rPr>
                    <w:rFonts w:ascii="Cambria Math" w:hAnsi="Cambria Math"/>
                    <w:iCs/>
                    <w:kern w:val="2"/>
                  </w:rPr>
                </m:ctrlPr>
              </m:sSubPr>
              <m:e>
                <m:r>
                  <w:rPr>
                    <w:rFonts w:ascii="Cambria Math" w:hAnsi="Cambria Math"/>
                    <w:kern w:val="2"/>
                  </w:rPr>
                  <m:t>p</m:t>
                </m:r>
              </m:e>
              <m:sub>
                <m:r>
                  <w:rPr>
                    <w:rFonts w:ascii="Cambria Math" w:hAnsi="Cambria Math"/>
                    <w:kern w:val="2"/>
                  </w:rPr>
                  <m:t>ii</m:t>
                </m:r>
              </m:sub>
            </m:sSub>
          </m:den>
        </m:f>
      </m:oMath>
      <w:r w:rsidRPr="005869CE">
        <w:rPr>
          <w:iCs/>
          <w:kern w:val="2"/>
        </w:rPr>
        <w:t>,</w:t>
      </w:r>
      <w:r w:rsidRPr="005869CE">
        <w:rPr>
          <w:iCs/>
          <w:kern w:val="2"/>
        </w:rPr>
        <w:tab/>
        <w:t>(9)</w:t>
      </w:r>
    </w:p>
    <w:p w14:paraId="1332ACF9" w14:textId="0ACF10CD" w:rsidR="00915DCA" w:rsidRPr="005869CE" w:rsidRDefault="00915DCA" w:rsidP="00035CA4">
      <w:pPr>
        <w:pStyle w:val="Text"/>
        <w:spacing w:line="240" w:lineRule="auto"/>
        <w:ind w:firstLine="0"/>
        <w:jc w:val="both"/>
        <w:rPr>
          <w:sz w:val="24"/>
          <w:szCs w:val="24"/>
        </w:rPr>
        <w:pPrChange w:id="346" w:author="Microsoft Office User" w:date="2022-07-22T15:29:00Z">
          <w:pPr>
            <w:pStyle w:val="Text"/>
            <w:ind w:firstLine="0"/>
          </w:pPr>
        </w:pPrChange>
      </w:pPr>
      <w:r w:rsidRPr="005869CE">
        <w:rPr>
          <w:sz w:val="24"/>
          <w:szCs w:val="24"/>
        </w:rPr>
        <w:fldChar w:fldCharType="begin"/>
      </w:r>
      <w:r w:rsidRPr="005869CE">
        <w:rPr>
          <w:sz w:val="24"/>
          <w:szCs w:val="24"/>
        </w:rPr>
        <w:instrText xml:space="preserve"> QUOTE </w:instrText>
      </w:r>
      <m:oMath>
        <m:r>
          <w:ins w:id="347" w:author="TJ Zhang" w:date="2022-05-12T11:00:00Z">
            <m:rPr>
              <m:sty m:val="p"/>
            </m:rPr>
            <w:rPr>
              <w:rFonts w:ascii="Cambria Math" w:hAnsi="Cambria Math"/>
              <w:noProof/>
              <w:sz w:val="24"/>
              <w:szCs w:val="24"/>
            </w:rPr>
            <w:pict w14:anchorId="79364C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6.3pt;height:30.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bordersDontSurroundHeader/&gt;&lt;w:bordersDontSurroundFooter/&gt;&lt;w:stylePaneFormatFilter w:val=&quot;3F01&quot;/&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djustLineHeightInTable/&gt;&lt;w:dontAllowFieldEndSelect/&gt;&lt;w:useWord2002TableStyleRules/&gt;&lt;w:useFELayout/&gt;&lt;/w:compat&gt;&lt;w:docVars&gt;&lt;w:docVar w:name=&quot;EN.InstantFormat&quot; w:val=&quot;&amp;lt;ENInstantFormat&amp;gt;&amp;lt;Enabled&amp;gt;1&amp;lt;/Enabled&amp;gt;&amp;lt;ScanUnformatted&amp;gt;1&amp;lt;/ScanUnformatted&amp;gt;&amp;lt;ScanChanges&amp;gt;1&amp;lt;/ScanChanges&amp;gt;&amp;lt;Suspended&amp;gt;1&amp;lt;/Suspended&amp;gt;&amp;lt;/ENInstantFormat&amp;gt;&quot;/&gt;&lt;w:docVar w:name=&quot;EN.Layout&quot; w:val=&quot;&amp;lt;ENLayout&amp;gt;&amp;lt;Style&amp;gt;GBT7714-numeric-v2 Copy&amp;lt;/Style&amp;gt;&amp;lt;LeftDelim&amp;gt;{&amp;lt;/LeftDelim&amp;gt;&amp;lt;RightDelim&amp;gt;}&amp;lt;/RightDelim&amp;gt;&amp;lt;FontName&amp;gt;Times New Roman&amp;lt;/FontName&amp;gt;&amp;lt;FontSize&amp;gt;10&amp;lt;/FontSize&amp;gt;&amp;lt;ReflistTitle&amp;gt;&amp;lt;/ReflistTitle&amp;gt;&amp;lt;StartingRefnum&amp;gt;1&amp;lt;/StartingRefnum&amp;gt;&amp;lt;FirstLineIndent&amp;gt;0&amp;lt;/FirstLineIndent&amp;gt;&amp;lt;HangingIndent&amp;gt;720&amp;lt;/HangingIndent&amp;gt;&amp;lt;LineSpacing&amp;gt;0&amp;lt;/LineSpacing&amp;gt;&amp;lt;SpaceAfter&amp;gt;0&amp;lt;/SpaceAfter&amp;gt;&amp;lt;HyperlinksEnabled&amp;gt;1&amp;lt;/HyperlinksEnabled&amp;gt;&amp;lt;HyperlinksVisible&amp;gt;0&amp;lt;/HyperlinksVisible&amp;gt;&amp;lt;EnableBibliographyCategories&amp;gt;0&amp;lt;/EnableBibliographyCategories&amp;gt;&amp;lt;/ENLayout&amp;gt;&quot;/&gt;&lt;w:docVar w:name=&quot;EN.Libraries&quot; w:val=&quot;&amp;lt;Libraries&amp;gt;&amp;lt;item db-id=&amp;quot;r9pfpzd2qdrtrje0xtjxsfzjxr92sfw025zv&amp;quot;&amp;gt;2015.06.30EndNote??lt;record-ids&amp;gt;&amp;lt;item&amp;gt;113&amp;lt;/item&amp;gt;&amp;lt;item&amp;gt;140&amp;lt;/leeeeeeeeeeeeeeeeeeeeeeeeeitem&amp;gt;&amp;lt;item&amp;gt;141&amp;lt;/item&amp;gt;&amp;lt;item&amp;gt;142&amp;lt;/item&amp;gt;&amp;lt;item&amp;gt;145&amp;lt;/item&amp;gt;&amp;lt;item&amp;gt;148&amp;lt;/item&amp;gt;&amp;lt;item&amp;gt;151&amp;lt;/item&amp;gt;&amp;lt;item&amp;gt;153&amp;lt;/item&amp;gt;&amp;lt;item&amp;gt;198&amp;lt;/item&amp;gt;&amp;lt;item&amp;gt;207&amp;lt;/item&amp;gt;&amp;lt;item&amp;gt;209&amp;lt;/item&amp;gt;&amp;lt;item&amp;gt;210&amp;lt;/item&amp;gt;&amp;lt;item&amp;gt;213&amp;lt;/item&amp;gt;&amp;lt;item&amp;gt;214&amp;lt;/item&amp;gt;&amp;lt;item&amp;gt;215&amp;lt;/item&amp;gt;&amp;lt;item&amp;gt;216&amp;lt;/item&amp;gt;&amp;lt;item&amp;gt;217&amp;lt;/item&amp;gt;&amp;lt;item&amp;gt;218&amp;lt;/item&amp;gt;&amp;lt;item&amp;gt;235&amp;lt;/item&amp;gt;&amp;lt;item&amp;gt;237&amp;lt;/item&amp;gt;&amp;lt;item&amp;gt;238&amp;lt;/item&amp;gt;&amp;lt;item&amp;gt;239&amp;lt;/item&amp;gt;&amp;lt;item&amp;gt;240&amp;lt;/item&amp;gt;&amp;lt;item&amp;gt;241&amp;lt;/item&amp;gt;&amp;lt;/record-ids&amp;gt;&amp;lt;/item&amp;gt;&amp;lt;/Libraries&amp;gt;&quot;/&gt;&lt;/w:docVars&gt;&lt;wsp:rsids&gt;&lt;wsp:rsidRoot wsp:val=&quot;001E741F&quot;/&gt;&lt;wsp:rsid wsp:val=&quot;00000C44&quot;/&gt;&lt;wsp:rsid wsp:val=&quot;00001DAC&quot;/&gt;&lt;wsp:rsid wsp:val=&quot;00001FFB&quot;/&gt;&lt;wsp:rsid wsp:val=&quot;00003583&quot;/&gt;&lt;wsp:rsid wsp:val=&quot;000049A4&quot;/&gt;&lt;wsp:rsid wsp:val=&quot;00004BFA&quot;/&gt;&lt;wsp:rsid wsp:val=&quot;000050FA&quot;/&gt;&lt;wsp:rsid wsp:val=&quot;000062D4&quot;/&gt;&lt;wsp:rsid wsp:val=&quot;00006332&quot;/&gt;&lt;wsp:rsid wsp:val=&quot;00007CCC&quot;/&gt;&lt;wsp:rsid wsp:val=&quot;00007EB3&quot;/&gt;&lt;wsp:rsid wsp:val=&quot;00010C08&quot;/&gt;&lt;wsp:rsid wsp:val=&quot;00012B7A&quot;/&gt;&lt;wsp:rsid wsp:val=&quot;0001684D&quot;/&gt;&lt;wsp:rsid wsp:val=&quot;000169CC&quot;/&gt;&lt;wsp:rsid wsp:val=&quot;0002242C&quot;/&gt;&lt;wsp:rsid wsp:val=&quot;0002283B&quot;/&gt;&lt;wsp:rsid wsp:val=&quot;0003095F&quot;/&gt;&lt;wsp:rsid wsp:val=&quot;00033C38&quot;/&gt;&lt;wsp:rsid wsp:val=&quot;000423A0&quot;/&gt;&lt;wsp:rsid wsp:val=&quot;000424F9&quot;/&gt;&lt;wsp:rsid wsp:val=&quot;00043457&quot;/&gt;&lt;wsp:rsid wsp:val=&quot;00047887&quot;/&gt;&lt;wsp:rsid wsp:val=&quot;00050D4C&quot;/&gt;&lt;wsp:rsid wsp:val=&quot;0005272A&quot;/&gt;&lt;wsp:rsid wsp:val=&quot;00052E7F&quot;/&gt;&lt;wsp:rsid wsp:val=&quot;0005318D&quot;/&gt;&lt;wsp:rsid wsp:val=&quot;00053FEE&quot;/&gt;&lt;wsp:rsid wsp:val=&quot;0005570A&quot;/&gt;&lt;wsp:rsid wsp:val=&quot;00057351&quot;/&gt;&lt;wsp:rsid wsp:val=&quot;0005749B&quot;/&gt;&lt;wsp:rsid wsp:val=&quot;000620EE&quot;/&gt;&lt;wsp:rsid wsp:val=&quot;000650B0&quot;/&gt;&lt;wsp:rsid wsp:val=&quot;00065972&quot;/&gt;&lt;wsp:rsid wsp:val=&quot;0006661C&quot;/&gt;&lt;wsp:rsid wsp:val=&quot;00066DF6&quot;/&gt;&lt;wsp:rsid wsp:val=&quot;00070CBB&quot;/&gt;&lt;wsp:rsid wsp:val=&quot;00071EAC&quot;/&gt;&lt;wsp:rsid wsp:val=&quot;000742F3&quot;/&gt;&lt;wsp:rsid wsp:val=&quot;000760A7&quot;/&gt;&lt;wsp:rsid wsp:val=&quot;0007737B&quot;/&gt;&lt;wsp:rsid wsp:val=&quot;00080359&quot;/&gt;&lt;wsp:rsid wsp:val=&quot;000827FB&quot;/&gt;&lt;wsp:rsid wsp:val=&quot;000831B1&quot;/&gt;&lt;wsp:rsid wsp:val=&quot;000863BB&quot;/&gt;&lt;wsp:rsid wsp:val=&quot;00086D55&quot;/&gt;&lt;wsp:rsid wsp:val=&quot;00091582&quot;/&gt;&lt;wsp:rsid wsp:val=&quot;00092558&quot;/&gt;&lt;wsp:rsid wsp:val=&quot;00093209&quot;/&gt;&lt;wsp:rsid wsp:val=&quot;00094A58&quot;/&gt;&lt;wsp:rsid wsp:val=&quot;000957CC&quot;/&gt;&lt;wsp:rsid wsp:val=&quot;000A3E1E&quot;/&gt;&lt;wsp:rsid wsp:val=&quot;000A5BD0&quot;/&gt;&lt;wsp:rsid wsp:val=&quot;000A7470&quot;/&gt;&lt;wsp:rsid wsp:val=&quot;000B08F0&quot;/&gt;&lt;wsp:rsid wsp:val=&quot;000B1D4C&quot;/&gt;&lt;wsp:rsid wsp:val=&quot;000B22E7&quot;/&gt;&lt;wsp:rsid wsp:val=&quot;000C0775&quot;/&gt;&lt;wsp:rsid wsp:val=&quot;000C0A8A&quot;/&gt;&lt;wsp:rsid wsp:val=&quot;000C1773&quot;/&gt;&lt;wsp:rsid wsp:val=&quot;000C464B&quot;/&gt;&lt;wsp:rsid wsp:val=&quot;000C4D0B&quot;/&gt;&lt;wsp:rsid wsp:val=&quot;000C4F67&quot;/&gt;&lt;wsp:rsid wsp:val=&quot;000C59C2&quot;/&gt;&lt;wsp:rsid wsp:val=&quot;000D1A97&quot;/&gt;&lt;wsp:rsid wsp:val=&quot;000D1C26&quot;/&gt;&lt;wsp:rsid wsp:val=&quot;000D55CE&quot;/&gt;&lt;wsp:rsid wsp:val=&quot;000D74BF&quot;/&gt;&lt;wsp:rsid wsp:val=&quot;000E0363&quot;/&gt;&lt;wsp:rsid wsp:val=&quot;000E317F&quot;/&gt;&lt;wsp:rsid wsp:val=&quot;000E408B&quot;/&gt;&lt;wsp:rsid wsp:val=&quot;000E7AB4&quot;/&gt;&lt;wsp:rsid wsp:val=&quot;000F05E2&quot;/&gt;&lt;wsp:rsid wsp:val=&quot;000F43D2&quot;/&gt;&lt;wsp:rsid wsp:val=&quot;000F64CF&quot;/&gt;&lt;wsp:rsid wsp:val=&quot;000F6C8A&quot;/&gt;&lt;wsp:rsid wsp:val=&quot;00102102&quot;/&gt;&lt;wsp:rsid wsp:val=&quot;00103B18&quot;/&gt;&lt;wsp:rsid wsp:val=&quot;00104766&quot;/&gt;&lt;wsp:rsid wsp:val=&quot;00111113&quot;/&gt;&lt;wsp:rsid wsp:val=&quot;001125BF&quot;/&gt;&lt;wsp:rsid wsp:val=&quot;00113CFB&quot;/&gt;&lt;wsp:rsid wsp:val=&quot;0011498C&quot;/&gt;&lt;wsp:rsid wsp:val=&quot;00114FE3&quot;/&gt;&lt;wsp:rsid wsp:val=&quot;00115371&quot;/&gt;&lt;wsp:rsid wsp:val=&quot;001160D0&quot;/&gt;&lt;wsp:rsid wsp:val=&quot;00120924&quot;/&gt;&lt;wsp:rsid wsp:val=&quot;00120B43&quot;/&gt;&lt;wsp:rsid wsp:val=&quot;00126ABF&quot;/&gt;&lt;wsp:rsid wsp:val=&quot;00126F64&quot;/&gt;&lt;wsp:rsid wsp:val=&quot;00127514&quot;/&gt;&lt;wsp:rsid wsp:val=&quot;00127EFB&quot;/&gt;&lt;wsp:rsid wsp:val=&quot;00130C73&quot;/&gt;&lt;wsp:rsid wsp:val=&quot;0013119F&quot;/&gt;&lt;wsp:rsid wsp:val=&quot;001312E6&quot;/&gt;&lt;wsp:rsid wsp:val=&quot;00131CB0&quot;/&gt;&lt;wsp:rsid wsp:val=&quot;00134F03&quot;/&gt;&lt;wsp:rsid wsp:val=&quot;00137780&quot;/&gt;&lt;wsp:rsid wsp:val=&quot;00137AA9&quot;/&gt;&lt;wsp:rsid wsp:val=&quot;00141C94&quot;/&gt;&lt;wsp:rsid wsp:val=&quot;001432D0&quot;/&gt;&lt;wsp:rsid wsp:val=&quot;00145B85&quot;/&gt;&lt;wsp:rsid wsp:val=&quot;00146D71&quot;/&gt;&lt;wsp:rsid wsp:val=&quot;00147712&quot;/&gt;&lt;wsp:rsid wsp:val=&quot;0015063D&quot;/&gt;&lt;wsp:rsid wsp:val=&quot;00151957&quot;/&gt;&lt;wsp:rsid wsp:val=&quot;001561B7&quot;/&gt;&lt;wsp:rsid wsp:val=&quot;00162EB0&quot;/&gt;&lt;wsp:rsid wsp:val=&quot;00164656&quot;/&gt;&lt;wsp:rsid wsp:val=&quot;00166382&quot;/&gt;&lt;wsp:rsid wsp:val=&quot;001669D7&quot;/&gt;&lt;wsp:rsid wsp:val=&quot;00167647&quot;/&gt;&lt;wsp:rsid wsp:val=&quot;0017281A&quot;/&gt;&lt;wsp:rsid wsp:val=&quot;0017316F&quot;/&gt;&lt;wsp:rsid wsp:val=&quot;00174009&quot;/&gt;&lt;wsp:rsid wsp:val=&quot;001757CD&quot;/&gt;&lt;wsp:rsid wsp:val=&quot;001758EB&quot;/&gt;&lt;wsp:rsid wsp:val=&quot;00183D81&quot;/&gt;&lt;wsp:rsid wsp:val=&quot;00184D2B&quot;/&gt;&lt;wsp:rsid wsp:val=&quot;00184D59&quot;/&gt;&lt;wsp:rsid wsp:val=&quot;0018549B&quot;/&gt;&lt;wsp:rsid wsp:val=&quot;0018558B&quot;/&gt;&lt;wsp:rsid wsp:val=&quot;00185F3C&quot;/&gt;&lt;wsp:rsid wsp:val=&quot;001875BF&quot;/&gt;&lt;wsp:rsid wsp:val=&quot;00187709&quot;/&gt;&lt;wsp:rsid wsp:val=&quot;00187BAF&quot;/&gt;&lt;wsp:rsid wsp:val=&quot;00191A04&quot;/&gt;&lt;wsp:rsid wsp:val=&quot;00192DF1&quot;/&gt;&lt;wsp:rsid wsp:val=&quot;00193ABE&quot;/&gt;&lt;wsp:rsid wsp:val=&quot;00193F70&quot;/&gt;&lt;wsp:rsid wsp:val=&quot;00194679&quot;/&gt;&lt;wsp:rsid wsp:val=&quot;00196969&quot;/&gt;&lt;wsp:rsid wsp:val=&quot;00196C7B&quot;/&gt;&lt;wsp:rsid wsp:val=&quot;00197543&quot;/&gt;&lt;wsp:rsid wsp:val=&quot;001A1226&quot;/&gt;&lt;wsp:rsid wsp:val=&quot;001A1303&quot;/&gt;&lt;wsp:rsid wsp:val=&quot;001A1DFD&quot;/&gt;&lt;wsp:rsid wsp:val=&quot;001A204B&quot;/&gt;&lt;wsp:rsid wsp:val=&quot;001A2BA8&quot;/&gt;&lt;wsp:rsid wsp:val=&quot;001A3A87&quot;/&gt;&lt;wsp:rsid wsp:val=&quot;001A4928&quot;/&gt;&lt;wsp:rsid wsp:val=&quot;001A4A74&quot;/&gt;&lt;wsp:rsid wsp:val=&quot;001A4F80&quot;/&gt;&lt;wsp:rsid wsp:val=&quot;001B0ADD&quot;/&gt;&lt;wsp:rsid wsp:val=&quot;001B254C&quot;/&gt;&lt;wsp:rsid wsp:val=&quot;001B39D3&quot;/&gt;&lt;wsp:rsid wsp:val=&quot;001B41B5&quot;/&gt;&lt;wsp:rsid wsp:val=&quot;001B469B&quot;/&gt;&lt;wsp:rsid wsp:val=&quot;001B6000&quot;/&gt;&lt;wsp:rsid wsp:val=&quot;001C1959&quot;/&gt;&lt;wsp:rsid wsp:val=&quot;001C6197&quot;/&gt;&lt;wsp:rsid wsp:val=&quot;001C7442&quot;/&gt;&lt;wsp:rsid wsp:val=&quot;001C7FC1&quot;/&gt;&lt;wsp:rsid wsp:val=&quot;001D00E8&quot;/&gt;&lt;wsp:rsid wsp:val=&quot;001D081F&quot;/&gt;&lt;wsp:rsid wsp:val=&quot;001D2AF6&quot;/&gt;&lt;wsp:rsid wsp:val=&quot;001D6B20&quot;/&gt;&lt;wsp:rsid wsp:val=&quot;001D7DBD&quot;/&gt;&lt;wsp:rsid wsp:val=&quot;001E08E2&quot;/&gt;&lt;wsp:rsid wsp:val=&quot;001E0FE7&quot;/&gt;&lt;wsp:rsid wsp:val=&quot;001E3A26&quot;/&gt;&lt;wsp:rsid wsp:val=&quot;001E741F&quot;/&gt;&lt;wsp:rsid wsp:val=&quot;001F0546&quot;/&gt;&lt;wsp:rsid wsp:val=&quot;001F1F95&quot;/&gt;&lt;wsp:rsid wsp:val=&quot;001F2078&quot;/&gt;&lt;wsp:rsid wsp:val=&quot;001F4599&quot;/&gt;&lt;wsp:rsid wsp:val=&quot;001F6C28&quot;/&gt;&lt;wsp:rsid wsp:val=&quot;00204576&quot;/&gt;&lt;wsp:rsid wsp:val=&quot;002051A4&quot;/&gt;&lt;wsp:rsid wsp:val=&quot;002054BB&quot;/&gt;&lt;wsp:rsid wsp:val=&quot;00205EF0&quot;/&gt;&lt;wsp:rsid wsp:val=&quot;002069A8&quot;/&gt;&lt;wsp:rsid wsp:val=&quot;002117FF&quot;/&gt;&lt;wsp:rsid wsp:val=&quot;00211B0A&quot;/&gt;&lt;wsp:rsid wsp:val=&quot;00212272&quot;/&gt;&lt;wsp:rsid wsp:val=&quot;00214C87&quot;/&gt;&lt;wsp:rsid wsp:val=&quot;00220009&quot;/&gt;&lt;wsp:rsid wsp:val=&quot;002249D7&quot;/&gt;&lt;wsp:rsid wsp:val=&quot;00224EA5&quot;/&gt;&lt;wsp:rsid wsp:val=&quot;00225764&quot;/&gt;&lt;wsp:rsid wsp:val=&quot;002265B9&quot;/&gt;&lt;wsp:rsid wsp:val=&quot;00232831&quot;/&gt;&lt;wsp:rsid wsp:val=&quot;00232863&quot;/&gt;&lt;wsp:rsid wsp:val=&quot;00232D33&quot;/&gt;&lt;wsp:rsid wsp:val=&quot;00233BA0&quot;/&gt;&lt;wsp:rsid wsp:val=&quot;0023471F&quot;/&gt;&lt;wsp:rsid wsp:val=&quot;00235145&quot;/&gt;&lt;wsp:rsid wsp:val=&quot;00240A72&quot;/&gt;&lt;wsp:rsid wsp:val=&quot;00244BBD&quot;/&gt;&lt;wsp:rsid wsp:val=&quot;00245576&quot;/&gt;&lt;wsp:rsid wsp:val=&quot;002516DA&quot;/&gt;&lt;wsp:rsid wsp:val=&quot;00253789&quot;/&gt;&lt;wsp:rsid wsp:val=&quot;00253C4A&quot;/&gt;&lt;wsp:rsid wsp:val=&quot;0025488C&quot;/&gt;&lt;wsp:rsid wsp:val=&quot;00255815&quot;/&gt;&lt;wsp:rsid wsp:val=&quot;0025583B&quot;/&gt;&lt;wsp:rsid wsp:val=&quot;00260238&quot;/&gt;&lt;wsp:rsid wsp:val=&quot;00261A68&quot;/&gt;&lt;wsp:rsid wsp:val=&quot;00263C7A&quot;/&gt;&lt;wsp:rsid wsp:val=&quot;00266278&quot;/&gt;&lt;wsp:rsid wsp:val=&quot;00266318&quot;/&gt;&lt;wsp:rsid wsp:val=&quot;002665E6&quot;/&gt;&lt;wsp:rsid wsp:val=&quot;0026674E&quot;/&gt;&lt;wsp:rsid wsp:val=&quot;0027036F&quot;/&gt;&lt;wsp:rsid wsp:val=&quot;0027251B&quot;/&gt;&lt;wsp:rsid wsp:val=&quot;0027266F&quot;/&gt;&lt;wsp:rsid wsp:val=&quot;00273E75&quot;/&gt;&lt;wsp:rsid wsp:val=&quot;00280433&quot;/&gt;&lt;wsp:rsid wsp:val=&quot;00282C57&quot;/&gt;&lt;wsp:rsid wsp:val=&quot;00285D3F&quot;/&gt;&lt;wsp:rsid wsp:val=&quot;00286E5C&quot;/&gt;&lt;wsp:rsid wsp:val=&quot;00287097&quot;/&gt;&lt;wsp:rsid wsp:val=&quot;00287A54&quot;/&gt;&lt;wsp:rsid wsp:val=&quot;0029046E&quot;/&gt;&lt;wsp:rsid wsp:val=&quot;00291B51&quot;/&gt;&lt;wsp:rsid wsp:val=&quot;0029202A&quot;/&gt;&lt;wsp:rsid wsp:val=&quot;0029273C&quot;/&gt;&lt;wsp:rsid wsp:val=&quot;00294AE2&quot;/&gt;&lt;wsp:rsid wsp:val=&quot;002954F0&quot;/&gt;&lt;wsp:rsid wsp:val=&quot;00297940&quot;/&gt;&lt;wsp:rsid wsp:val=&quot;002A1691&quot;/&gt;&lt;wsp:rsid wsp:val=&quot;002A3F07&quot;/&gt;&lt;wsp:rsid wsp:val=&quot;002A458D&quot;/&gt;&lt;wsp:rsid wsp:val=&quot;002A7C95&quot;/&gt;&lt;wsp:rsid wsp:val=&quot;002B0656&quot;/&gt;&lt;wsp:rsid wsp:val=&quot;002B172E&quot;/&gt;&lt;wsp:rsid wsp:val=&quot;002B17B5&quot;/&gt;&lt;wsp:rsid wsp:val=&quot;002B19B5&quot;/&gt;&lt;wsp:rsid wsp:val=&quot;002B1A1C&quot;/&gt;&lt;wsp:rsid wsp:val=&quot;002B629F&quot;/&gt;&lt;wsp:rsid wsp:val=&quot;002C00BE&quot;/&gt;&lt;wsp:rsid wsp:val=&quot;002C1390&quot;/&gt;&lt;wsp:rsid wsp:val=&quot;002C4219&quot;/&gt;&lt;wsp:rsid wsp:val=&quot;002C493F&quot;/&gt;&lt;wsp:rsid wsp:val=&quot;002C5E0A&quot;/&gt;&lt;wsp:rsid wsp:val=&quot;002C70D1&quot;/&gt;&lt;wsp:rsid wsp:val=&quot;002C7A5C&quot;/&gt;&lt;wsp:rsid wsp:val=&quot;002D0249&quot;/&gt;&lt;wsp:rsid wsp:val=&quot;002D5174&quot;/&gt;&lt;wsp:rsid wsp:val=&quot;002E289D&quot;/&gt;&lt;wsp:rsid wsp:val=&quot;002E2C30&quot;/&gt;&lt;wsp:rsid wsp:val=&quot;002E40CE&quot;/&gt;&lt;wsp:rsid wsp:val=&quot;002F0C6F&quot;/&gt;&lt;wsp:rsid wsp:val=&quot;002F0E01&quot;/&gt;&lt;wsp:rsid wsp:val=&quot;002F3A8B&quot;/&gt;&lt;wsp:rsid wsp:val=&quot;002F502B&quot;/&gt;&lt;wsp:rsid wsp:val=&quot;002F5328&quot;/&gt;&lt;wsp:rsid wsp:val=&quot;003004B7&quot;/&gt;&lt;wsp:rsid wsp:val=&quot;003012FD&quot;/&gt;&lt;wsp:rsid wsp:val=&quot;00301DEC&quot;/&gt;&lt;wsp:rsid wsp:val=&quot;0030231A&quot;/&gt;&lt;wsp:rsid wsp:val=&quot;0030484F&quot;/&gt;&lt;wsp:rsid wsp:val=&quot;00306F34&quot;/&gt;&lt;wsp:rsid wsp:val=&quot;00307EF0&quot;/&gt;&lt;wsp:rsid wsp:val=&quot;00310581&quot;/&gt;&lt;wsp:rsid wsp:val=&quot;003118FB&quot;/&gt;&lt;wsp:rsid wsp:val=&quot;00314A4C&quot;/&gt;&lt;wsp:rsid wsp:val=&quot;00314F85&quot;/&gt;&lt;wsp:rsid wsp:val=&quot;003152C7&quot;/&gt;&lt;wsp:rsid wsp:val=&quot;00322473&quot;/&gt;&lt;wsp:rsid wsp:val=&quot;00323B97&quot;/&gt;&lt;wsp:rsid wsp:val=&quot;00326725&quot;/&gt;&lt;wsp:rsid wsp:val=&quot;003267B7&quot;/&gt;&lt;wsp:rsid wsp:val=&quot;00327705&quot;/&gt;&lt;wsp:rsid wsp:val=&quot;00327959&quot;/&gt;&lt;wsp:rsid wsp:val=&quot;00327A7D&quot;/&gt;&lt;wsp:rsid wsp:val=&quot;0033184A&quot;/&gt;&lt;wsp:rsid wsp:val=&quot;00333B1C&quot;/&gt;&lt;wsp:rsid wsp:val=&quot;00334A3F&quot;/&gt;&lt;wsp:rsid wsp:val=&quot;00335311&quot;/&gt;&lt;wsp:rsid wsp:val=&quot;00335F03&quot;/&gt;&lt;wsp:rsid wsp:val=&quot;0033645A&quot;/&gt;&lt;wsp:rsid wsp:val=&quot;00336873&quot;/&gt;&lt;wsp:rsid wsp:val=&quot;003375FF&quot;/&gt;&lt;wsp:rsid wsp:val=&quot;00337EC6&quot;/&gt;&lt;wsp:rsid wsp:val=&quot;0034248E&quot;/&gt;&lt;wsp:rsid wsp:val=&quot;0034404C&quot;/&gt;&lt;wsp:rsid wsp:val=&quot;0034457F&quot;/&gt;&lt;wsp:rsid wsp:val=&quot;0034498C&quot;/&gt;&lt;wsp:rsid wsp:val=&quot;00345469&quot;/&gt;&lt;wsp:rsid wsp:val=&quot;0034556F&quot;/&gt;&lt;wsp:rsid wsp:val=&quot;003468C4&quot;/&gt;&lt;wsp:rsid wsp:val=&quot;00346EA1&quot;/&gt;&lt;wsp:rsid wsp:val=&quot;00350F52&quot;/&gt;&lt;wsp:rsid wsp:val=&quot;00351148&quot;/&gt;&lt;wsp:rsid wsp:val=&quot;00354D27&quot;/&gt;&lt;wsp:rsid wsp:val=&quot;00357F80&quot;/&gt;&lt;wsp:rsid wsp:val=&quot;00360F35&quot;/&gt;&lt;wsp:rsid wsp:val=&quot;00362701&quot;/&gt;&lt;wsp:rsid wsp:val=&quot;003632C3&quot;/&gt;&lt;wsp:rsid wsp:val=&quot;003632CA&quot;/&gt;&lt;wsp:rsid wsp:val=&quot;003637EA&quot;/&gt;&lt;wsp:rsid wsp:val=&quot;00363FDC&quot;/&gt;&lt;wsp:rsid wsp:val=&quot;00364CF3&quot;/&gt;&lt;wsp:rsid wsp:val=&quot;00365F91&quot;/&gt;&lt;wsp:rsid wsp:val=&quot;00367933&quot;/&gt;&lt;wsp:rsid wsp:val=&quot;0037363C&quot;/&gt;&lt;wsp:rsid wsp:val=&quot;00374F6D&quot;/&gt;&lt;wsp:rsid wsp:val=&quot;003750A6&quot;/&gt;&lt;wsp:rsid wsp:val=&quot;003753CF&quot;/&gt;&lt;wsp:rsid wsp:val=&quot;0037557C&quot;/&gt;&lt;wsp:rsid wsp:val=&quot;00380B17&quot;/&gt;&lt;wsp:rsid wsp:val=&quot;003822D6&quot;/&gt;&lt;wsp:rsid wsp:val=&quot;00385383&quot;/&gt;&lt;wsp:rsid wsp:val=&quot;003876AA&quot;/&gt;&lt;wsp:rsid wsp:val=&quot;00390AE7&quot;/&gt;&lt;wsp:rsid wsp:val=&quot;0039129C&quot;/&gt;&lt;wsp:rsid wsp:val=&quot;00393735&quot;/&gt;&lt;wsp:rsid wsp:val=&quot;003945BE&quot;/&gt;&lt;wsp:rsid wsp:val=&quot;003A0A37&quot;/&gt;&lt;wsp:rsid wsp:val=&quot;003A0A8C&quot;/&gt;&lt;wsp:rsid wsp:val=&quot;003A0C8F&quot;/&gt;&lt;wsp:rsid wsp:val=&quot;003A15C0&quot;/&gt;&lt;wsp:rsid wsp:val=&quot;003A1618&quot;/&gt;&lt;wsp:rsid wsp:val=&quot;003A2158&quot;/&gt;&lt;wsp:rsid wsp:val=&quot;003A2F4B&quot;/&gt;&lt;wsp:rsid wsp:val=&quot;003A6736&quot;/&gt;&lt;wsp:rsid wsp:val=&quot;003A7090&quot;/&gt;&lt;wsp:rsid wsp:val=&quot;003B0A78&quot;/&gt;&lt;wsp:rsid wsp:val=&quot;003B1130&quot;/&gt;&lt;wsp:rsid wsp:val=&quot;003B4162&quot;/&gt;&lt;wsp:rsid wsp:val=&quot;003B45B7&quot;/&gt;&lt;wsp:rsid wsp:val=&quot;003B5DF7&quot;/&gt;&lt;wsp:rsid wsp:val=&quot;003B74E7&quot;/&gt;&lt;wsp:rsid wsp:val=&quot;003C1035&quot;/&gt;&lt;wsp:rsid wsp:val=&quot;003C299C&quot;/&gt;&lt;wsp:rsid wsp:val=&quot;003C2BD1&quot;/&gt;&lt;wsp:rsid wsp:val=&quot;003C7325&quot;/&gt;&lt;wsp:rsid wsp:val=&quot;003D061E&quot;/&gt;&lt;wsp:rsid wsp:val=&quot;003D464F&quot;/&gt;&lt;wsp:rsid wsp:val=&quot;003D49F4&quot;/&gt;&lt;wsp:rsid wsp:val=&quot;003D6C93&quot;/&gt;&lt;wsp:rsid wsp:val=&quot;003D6D79&quot;/&gt;&lt;wsp:rsid wsp:val=&quot;003D6F15&quot;/&gt;&lt;wsp:rsid wsp:val=&quot;003D73AF&quot;/&gt;&lt;wsp:rsid wsp:val=&quot;003D7649&quot;/&gt;&lt;wsp:rsid wsp:val=&quot;003E16FD&quot;/&gt;&lt;wsp:rsid wsp:val=&quot;003E3918&quot;/&gt;&lt;wsp:rsid wsp:val=&quot;003E3980&quot;/&gt;&lt;wsp:rsid wsp:val=&quot;003E5C98&quot;/&gt;&lt;wsp:rsid wsp:val=&quot;003E7783&quot;/&gt;&lt;wsp:rsid wsp:val=&quot;003E7E1D&quot;/&gt;&lt;wsp:rsid wsp:val=&quot;003F1E18&quot;/&gt;&lt;wsp:rsid wsp:val=&quot;003F3BC0&quot;/&gt;&lt;wsp:rsid wsp:val=&quot;003F43C2&quot;/&gt;&lt;wsp:rsid wsp:val=&quot;003F5972&quot;/&gt;&lt;wsp:rsid wsp:val=&quot;003F786A&quot;/&gt;&lt;wsp:rsid wsp:val=&quot;003F79EB&quot;/&gt;&lt;wsp:rsid wsp:val=&quot;00401955&quot;/&gt;&lt;wsp:rsid wsp:val=&quot;00401B8D&quot;/&gt;&lt;wsp:rsid wsp:val=&quot;00401E76&quot;/&gt;&lt;wsp:rsid wsp:val=&quot;00402E56&quot;/&gt;&lt;wsp:rsid wsp:val=&quot;004036CB&quot;/&gt;&lt;wsp:rsid wsp:val=&quot;00403D32&quot;/&gt;&lt;wsp:rsid wsp:val=&quot;00404A68&quot;/&gt;&lt;wsp:rsid wsp:val=&quot;004052FB&quot;/&gt;&lt;wsp:rsid wsp:val=&quot;00405D86&quot;/&gt;&lt;wsp:rsid wsp:val=&quot;004067E9&quot;/&gt;&lt;wsp:rsid wsp:val=&quot;00407AD3&quot;/&gt;&lt;wsp:rsid wsp:val=&quot;00411F85&quot;/&gt;&lt;wsp:rsid wsp:val=&quot;0041202D&quot;/&gt;&lt;wsp:rsid wsp:val=&quot;00413186&quot;/&gt;&lt;wsp:rsid wsp:val=&quot;0041691A&quot;/&gt;&lt;wsp:rsid wsp:val=&quot;00417718&quot;/&gt;&lt;wsp:rsid wsp:val=&quot;00417BA2&quot;/&gt;&lt;wsp:rsid wsp:val=&quot;004207ED&quot;/&gt;&lt;wsp:rsid wsp:val=&quot;00421323&quot;/&gt;&lt;wsp:rsid wsp:val=&quot;00422081&quot;/&gt;&lt;wsp:rsid wsp:val=&quot;00423709&quot;/&gt;&lt;wsp:rsid wsp:val=&quot;00423713&quot;/&gt;&lt;wsp:rsid wsp:val=&quot;004244A6&quot;/&gt;&lt;wsp:rsid wsp:val=&quot;00425EEE&quot;/&gt;&lt;wsp:rsid wsp:val=&quot;00426032&quot;/&gt;&lt;wsp:rsid wsp:val=&quot;00426CBC&quot;/&gt;&lt;wsp:rsid wsp:val=&quot;00430BCC&quot;/&gt;&lt;wsp:rsid wsp:val=&quot;00432C35&quot;/&gt;&lt;wsp:rsid wsp:val=&quot;0043708E&quot;/&gt;&lt;wsp:rsid wsp:val=&quot;004370B3&quot;/&gt;&lt;wsp:rsid wsp:val=&quot;00440150&quot;/&gt;&lt;wsp:rsid wsp:val=&quot;004415CA&quot;/&gt;&lt;wsp:rsid wsp:val=&quot;00443C21&quot;/&gt;&lt;wsp:rsid wsp:val=&quot;00445ABC&quot;/&gt;&lt;wsp:rsid wsp:val=&quot;00447FC3&quot;/&gt;&lt;wsp:rsid wsp:val=&quot;00451682&quot;/&gt;&lt;wsp:rsid wsp:val=&quot;004548EB&quot;/&gt;&lt;wsp:rsid wsp:val=&quot;00456A52&quot;/&gt;&lt;wsp:rsid wsp:val=&quot;0046082E&quot;/&gt;&lt;wsp:rsid wsp:val=&quot;0046090D&quot;/&gt;&lt;wsp:rsid wsp:val=&quot;004628CF&quot;/&gt;&lt;wsp:rsid wsp:val=&quot;004641BB&quot;/&gt;&lt;wsp:rsid wsp:val=&quot;004643B2&quot;/&gt;&lt;wsp:rsid wsp:val=&quot;0046454C&quot;/&gt;&lt;wsp:rsid wsp:val=&quot;004648C8&quot;/&gt;&lt;wsp:rsid wsp:val=&quot;00464F26&quot;/&gt;&lt;wsp:rsid wsp:val=&quot;00465A1F&quot;/&gt;&lt;wsp:rsid wsp:val=&quot;00466D48&quot;/&gt;&lt;wsp:rsid wsp:val=&quot;004713EE&quot;/&gt;&lt;wsp:rsid wsp:val=&quot;00471505&quot;/&gt;&lt;wsp:rsid wsp:val=&quot;00474C13&quot;/&gt;&lt;wsp:rsid wsp:val=&quot;00475D92&quot;/&gt;&lt;wsp:rsid wsp:val=&quot;004776C2&quot;/&gt;&lt;wsp:rsid wsp:val=&quot;00482090&quot;/&gt;&lt;wsp:rsid wsp:val=&quot;00484114&quot;/&gt;&lt;wsp:rsid wsp:val=&quot;00485822&quot;/&gt;&lt;wsp:rsid wsp:val=&quot;0048690E&quot;/&gt;&lt;wsp:rsid wsp:val=&quot;00487423&quot;/&gt;&lt;wsp:rsid wsp:val=&quot;00487776&quot;/&gt;&lt;wsp:rsid wsp:val=&quot;00487823&quot;/&gt;&lt;wsp:rsid wsp:val=&quot;0049048F&quot;/&gt;&lt;wsp:rsid wsp:val=&quot;00490936&quot;/&gt;&lt;wsp:rsid wsp:val=&quot;00490A51&quot;/&gt;&lt;wsp:rsid wsp:val=&quot;00490C4E&quot;/&gt;&lt;wsp:rsid wsp:val=&quot;00493482&quot;/&gt;&lt;wsp:rsid wsp:val=&quot;00493DC3&quot;/&gt;&lt;wsp:rsid wsp:val=&quot;004944D1&quot;/&gt;&lt;wsp:rsid wsp:val=&quot;00494C2A&quot;/&gt;&lt;wsp:rsid wsp:val=&quot;00496169&quot;/&gt;&lt;wsp:rsid wsp:val=&quot;00496708&quot;/&gt;&lt;wsp:rsid wsp:val=&quot;00496A92&quot;/&gt;&lt;wsp:rsid wsp:val=&quot;00496BE4&quot;/&gt;&lt;wsp:rsid wsp:val=&quot;0049770D&quot;/&gt;&lt;wsp:rsid wsp:val=&quot;004A012C&quot;/&gt;&lt;wsp:rsid wsp:val=&quot;004A324C&quot;/&gt;&lt;wsp:rsid wsp:val=&quot;004A3917&quot;/&gt;&lt;wsp:rsid wsp:val=&quot;004A52F4&quot;/&gt;&lt;wsp:rsid wsp:val=&quot;004A63C3&quot;/&gt;&lt;wsp:rsid wsp:val=&quot;004B003D&quot;/&gt;&lt;wsp:rsid wsp:val=&quot;004B10E3&quot;/&gt;&lt;wsp:rsid wsp:val=&quot;004B17E7&quot;/&gt;&lt;wsp:rsid wsp:val=&quot;004B30D4&quot;/&gt;&lt;wsp:rsid wsp:val=&quot;004B34BD&quot;/&gt;&lt;wsp:rsid wsp:val=&quot;004B37D1&quot;/&gt;&lt;wsp:rsid wsp:val=&quot;004B7317&quot;/&gt;&lt;wsp:rsid wsp:val=&quot;004C2014&quot;/&gt;&lt;wsp:rsid wsp:val=&quot;004C3556&quot;/&gt;&lt;wsp:rsid wsp:val=&quot;004C50C4&quot;/&gt;&lt;wsp:rsid wsp:val=&quot;004C5D14&quot;/&gt;&lt;wsp:rsid wsp:val=&quot;004C6977&quot;/&gt;&lt;wsp:rsid wsp:val=&quot;004C75BF&quot;/&gt;&lt;wsp:rsid wsp:val=&quot;004D135D&quot;/&gt;&lt;wsp:rsid wsp:val=&quot;004D7AC4&quot;/&gt;&lt;wsp:rsid wsp:val=&quot;004E0C0D&quot;/&gt;&lt;wsp:rsid wsp:val=&quot;004E0F40&quot;/&gt;&lt;wsp:rsid wsp:val=&quot;004E1992&quot;/&gt;&lt;wsp:rsid wsp:val=&quot;004E2A54&quot;/&gt;&lt;wsp:rsid wsp:val=&quot;004E5CED&quot;/&gt;&lt;wsp:rsid wsp:val=&quot;004F65B9&quot;/&gt;&lt;wsp:rsid wsp:val=&quot;004F718B&quot;/&gt;&lt;wsp:rsid wsp:val=&quot;00503CBD&quot;/&gt;&lt;wsp:rsid wsp:val=&quot;005045C3&quot;/&gt;&lt;wsp:rsid wsp:val=&quot;00505C07&quot;/&gt;&lt;wsp:rsid wsp:val=&quot;00507CF8&quot;/&gt;&lt;wsp:rsid wsp:val=&quot;005107A2&quot;/&gt;&lt;wsp:rsid wsp:val=&quot;00511D8C&quot;/&gt;&lt;wsp:rsid wsp:val=&quot;00513915&quot;/&gt;&lt;wsp:rsid wsp:val=&quot;0051423D&quot;/&gt;&lt;wsp:rsid wsp:val=&quot;0051528D&quot;/&gt;&lt;wsp:rsid wsp:val=&quot;00515E3B&quot;/&gt;&lt;wsp:rsid wsp:val=&quot;00516525&quot;/&gt;&lt;wsp:rsid wsp:val=&quot;00517B60&quot;/&gt;&lt;wsp:rsid wsp:val=&quot;0052089A&quot;/&gt;&lt;wsp:rsid wsp:val=&quot;00522691&quot;/&gt;&lt;wsp:rsid wsp:val=&quot;005267D6&quot;/&gt;&lt;wsp:rsid wsp:val=&quot;005273F0&quot;/&gt;&lt;wsp:rsid wsp:val=&quot;005276C1&quot;/&gt;&lt;wsp:rsid wsp:val=&quot;00527B95&quot;/&gt;&lt;wsp:rsid wsp:val=&quot;005308A9&quot;/&gt;&lt;wsp:rsid wsp:val=&quot;00532A0B&quot;/&gt;&lt;wsp:rsid wsp:val=&quot;0053325D&quot;/&gt;&lt;wsp:rsid wsp:val=&quot;005334EC&quot;/&gt;&lt;wsp:rsid wsp:val=&quot;005345F4&quot;/&gt;&lt;wsp:rsid wsp:val=&quot;005356B1&quot;/&gt;&lt;wsp:rsid wsp:val=&quot;00536939&quot;/&gt;&lt;wsp:rsid wsp:val=&quot;005371CE&quot;/&gt;&lt;wsp:rsid wsp:val=&quot;00543E45&quot;/&gt;&lt;wsp:rsid wsp:val=&quot;005446F4&quot;/&gt;&lt;wsp:rsid wsp:val=&quot;00545894&quot;/&gt;&lt;wsp:rsid wsp:val=&quot;00546BD2&quot;/&gt;&lt;wsp:rsid wsp:val=&quot;0054776E&quot;/&gt;&lt;wsp:rsid wsp:val=&quot;0054777A&quot;/&gt;&lt;wsp:rsid wsp:val=&quot;0055062E&quot;/&gt;&lt;wsp:rsid wsp:val=&quot;00551511&quot;/&gt;&lt;wsp:rsid wsp:val=&quot;00555060&quot;/&gt;&lt;wsp:rsid wsp:val=&quot;00557395&quot;/&gt;&lt;wsp:rsid wsp:val=&quot;00557441&quot;/&gt;&lt;wsp:rsid wsp:val=&quot;00563A89&quot;/&gt;&lt;wsp:rsid wsp:val=&quot;00564DFA&quot;/&gt;&lt;wsp:rsid wsp:val=&quot;00566A15&quot;/&gt;&lt;wsp:rsid wsp:val=&quot;00570520&quot;/&gt;&lt;wsp:rsid wsp:val=&quot;00573B8B&quot;/&gt;&lt;wsp:rsid wsp:val=&quot;005745B0&quot;/&gt;&lt;wsp:rsid wsp:val=&quot;00574BC1&quot;/&gt;&lt;wsp:rsid wsp:val=&quot;00574D67&quot;/&gt;&lt;wsp:rsid wsp:val=&quot;00575266&quot;/&gt;&lt;wsp:rsid wsp:val=&quot;005763DA&quot;/&gt;&lt;wsp:rsid wsp:val=&quot;00576DD4&quot;/&gt;&lt;wsp:rsid wsp:val=&quot;00580241&quot;/&gt;&lt;wsp:rsid wsp:val=&quot;005819C2&quot;/&gt;&lt;wsp:rsid wsp:val=&quot;005858F2&quot;/&gt;&lt;wsp:rsid wsp:val=&quot;0059094D&quot;/&gt;&lt;wsp:rsid wsp:val=&quot;00591576&quot;/&gt;&lt;wsp:rsid wsp:val=&quot;00591665&quot;/&gt;&lt;wsp:rsid wsp:val=&quot;00592683&quot;/&gt;&lt;wsp:rsid wsp:val=&quot;00592C0A&quot;/&gt;&lt;wsp:rsid wsp:val=&quot;005976B8&quot;/&gt;&lt;wsp:rsid wsp:val=&quot;00597EC5&quot;/&gt;&lt;wsp:rsid wsp:val=&quot;005A05BD&quot;/&gt;&lt;wsp:rsid wsp:val=&quot;005A0D54&quot;/&gt;&lt;wsp:rsid wsp:val=&quot;005A1973&quot;/&gt;&lt;wsp:rsid wsp:val=&quot;005A38DF&quot;/&gt;&lt;wsp:rsid wsp:val=&quot;005A412A&quot;/&gt;&lt;wsp:rsid wsp:val=&quot;005B245D&quot;/&gt;&lt;wsp:rsid wsp:val=&quot;005B281B&quot;/&gt;&lt;wsp:rsid wsp:val=&quot;005B2EE4&quot;/&gt;&lt;wsp:rsid wsp:val=&quot;005B4FE7&quot;/&gt;&lt;wsp:rsid wsp:val=&quot;005C155C&quot;/&gt;&lt;wsp:rsid wsp:val=&quot;005C3EDD&quot;/&gt;&lt;wsp:rsid wsp:val=&quot;005C57D2&quot;/&gt;&lt;wsp:rsid wsp:val=&quot;005C6558&quot;/&gt;&lt;wsp:rsid wsp:val=&quot;005C714A&quot;/&gt;&lt;wsp:rsid wsp:val=&quot;005C77E0&quot;/&gt;&lt;wsp:rsid wsp:val=&quot;005D4A6C&quot;/&gt;&lt;wsp:rsid wsp:val=&quot;005D57FD&quot;/&gt;&lt;wsp:rsid wsp:val=&quot;005D60BE&quot;/&gt;&lt;wsp:rsid wsp:val=&quot;005D6FD5&quot;/&gt;&lt;wsp:rsid wsp:val=&quot;005D7454&quot;/&gt;&lt;wsp:rsid wsp:val=&quot;005E0441&quot;/&gt;&lt;wsp:rsid wsp:val=&quot;005E2043&quot;/&gt;&lt;wsp:rsid wsp:val=&quot;005E3204&quot;/&gt;&lt;wsp:rsid wsp:val=&quot;005E4136&quot;/&gt;&lt;wsp:rsid wsp:val=&quot;005E53A9&quot;/&gt;&lt;wsp:rsid wsp:val=&quot;005E5EDA&quot;/&gt;&lt;wsp:rsid wsp:val=&quot;005E7311&quot;/&gt;&lt;wsp:rsid wsp:val=&quot;005F0050&quot;/&gt;&lt;wsp:rsid wsp:val=&quot;005F2311&quot;/&gt;&lt;wsp:rsid wsp:val=&quot;005F3E46&quot;/&gt;&lt;wsp:rsid wsp:val=&quot;005F5F14&quot;/&gt;&lt;wsp:rsid wsp:val=&quot;0060109D&quot;/&gt;&lt;wsp:rsid wsp:val=&quot;00601BF0&quot;/&gt;&lt;wsp:rsid wsp:val=&quot;00605850&quot;/&gt;&lt;wsp:rsid wsp:val=&quot;00610937&quot;/&gt;&lt;wsp:rsid wsp:val=&quot;00612EC0&quot;/&gt;&lt;wsp:rsid wsp:val=&quot;00612FAB&quot;/&gt;&lt;wsp:rsid wsp:val=&quot;0061354B&quot;/&gt;&lt;wsp:rsid wsp:val=&quot;00613E8B&quot;/&gt;&lt;wsp:rsid wsp:val=&quot;00615E14&quot;/&gt;&lt;wsp:rsid wsp:val=&quot;006200C8&quot;/&gt;&lt;wsp:rsid wsp:val=&quot;00622D5A&quot;/&gt;&lt;wsp:rsid wsp:val=&quot;006232E2&quot;/&gt;&lt;wsp:rsid wsp:val=&quot;00623C9D&quot;/&gt;&lt;wsp:rsid wsp:val=&quot;00625B92&quot;/&gt;&lt;wsp:rsid wsp:val=&quot;0063165C&quot;/&gt;&lt;wsp:rsid wsp:val=&quot;00633846&quot;/&gt;&lt;wsp:rsid wsp:val=&quot;00633E17&quot;/&gt;&lt;wsp:rsid wsp:val=&quot;00634694&quot;/&gt;&lt;wsp:rsid wsp:val=&quot;00635029&quot;/&gt;&lt;wsp:rsid wsp:val=&quot;0063567B&quot;/&gt;&lt;wsp:rsid wsp:val=&quot;00637B53&quot;/&gt;&lt;wsp:rsid wsp:val=&quot;006424D2&quot;/&gt;&lt;wsp:rsid wsp:val=&quot;00642BDB&quot;/&gt;&lt;wsp:rsid wsp:val=&quot;006446E7&quot;/&gt;&lt;wsp:rsid wsp:val=&quot;0064497C&quot;/&gt;&lt;wsp:rsid wsp:val=&quot;00647FDC&quot;/&gt;&lt;wsp:rsid wsp:val=&quot;006509EA&quot;/&gt;&lt;wsp:rsid wsp:val=&quot;00651743&quot;/&gt;&lt;wsp:rsid wsp:val=&quot;00652180&quot;/&gt;&lt;wsp:rsid wsp:val=&quot;00652246&quot;/&gt;&lt;wsp:rsid wsp:val=&quot;00652AB2&quot;/&gt;&lt;wsp:rsid wsp:val=&quot;00653509&quot;/&gt;&lt;wsp:rsid wsp:val=&quot;00654AFB&quot;/&gt;&lt;wsp:rsid wsp:val=&quot;00656BAC&quot;/&gt;&lt;wsp:rsid wsp:val=&quot;00656FE1&quot;/&gt;&lt;wsp:rsid wsp:val=&quot;00657EDD&quot;/&gt;&lt;wsp:rsid wsp:val=&quot;00657F0C&quot;/&gt;&lt;wsp:rsid wsp:val=&quot;0066183C&quot;/&gt;&lt;wsp:rsid wsp:val=&quot;006619FE&quot;/&gt;&lt;wsp:rsid wsp:val=&quot;00661D60&quot;/&gt;&lt;wsp:rsid wsp:val=&quot;00664144&quot;/&gt;&lt;wsp:rsid wsp:val=&quot;0066609F&quot;/&gt;&lt;wsp:rsid wsp:val=&quot;00667EC2&quot;/&gt;&lt;wsp:rsid wsp:val=&quot;00670A1E&quot;/&gt;&lt;wsp:rsid wsp:val=&quot;00670D02&quot;/&gt;&lt;wsp:rsid wsp:val=&quot;00673BA9&quot;/&gt;&lt;wsp:rsid wsp:val=&quot;00676F8B&quot;/&gt;&lt;wsp:rsid wsp:val=&quot;0067767E&quot;/&gt;&lt;wsp:rsid wsp:val=&quot;006809C4&quot;/&gt;&lt;wsp:rsid wsp:val=&quot;00682A13&quot;/&gt;&lt;wsp:rsid wsp:val=&quot;006833FC&quot;/&gt;&lt;wsp:rsid wsp:val=&quot;00684D1E&quot;/&gt;&lt;wsp:rsid wsp:val=&quot;006858FF&quot;/&gt;&lt;wsp:rsid wsp:val=&quot;00687690&quot;/&gt;&lt;wsp:rsid wsp:val=&quot;00690325&quot;/&gt;&lt;wsp:rsid wsp:val=&quot;006914FA&quot;/&gt;&lt;wsp:rsid wsp:val=&quot;006932DE&quot;/&gt;&lt;wsp:rsid wsp:val=&quot;0069567A&quot;/&gt;&lt;wsp:rsid wsp:val=&quot;00695EF7&quot;/&gt;&lt;wsp:rsid wsp:val=&quot;006A13A6&quot;/&gt;&lt;wsp:rsid wsp:val=&quot;006A2962&quot;/&gt;&lt;wsp:rsid wsp:val=&quot;006A456B&quot;/&gt;&lt;wsp:rsid wsp:val=&quot;006A4872&quot;/&gt;&lt;wsp:rsid wsp:val=&quot;006A57CB&quot;/&gt;&lt;wsp:rsid wsp:val=&quot;006B2407&quot;/&gt;&lt;wsp:rsid wsp:val=&quot;006B32C2&quot;/&gt;&lt;wsp:rsid wsp:val=&quot;006B66C9&quot;/&gt;&lt;wsp:rsid wsp:val=&quot;006B6C49&quot;/&gt;&lt;wsp:rsid wsp:val=&quot;006B7837&quot;/&gt;&lt;wsp:rsid wsp:val=&quot;006C09B0&quot;/&gt;&lt;wsp:rsid wsp:val=&quot;006C1BC0&quot;/&gt;&lt;wsp:rsid wsp:val=&quot;006C6ACC&quot;/&gt;&lt;wsp:rsid wsp:val=&quot;006D0D33&quot;/&gt;&lt;wsp:rsid wsp:val=&quot;006D13C3&quot;/&gt;&lt;wsp:rsid wsp:val=&quot;006D16FE&quot;/&gt;&lt;wsp:rsid wsp:val=&quot;006D1A04&quot;/&gt;&lt;wsp:rsid wsp:val=&quot;006D2164&quot;/&gt;&lt;wsp:rsid wsp:val=&quot;006D2553&quot;/&gt;&lt;wsp:rsid wsp:val=&quot;006D2F42&quot;/&gt;&lt;wsp:rsid wsp:val=&quot;006D6742&quot;/&gt;&lt;wsp:rsid wsp:val=&quot;006D78A6&quot;/&gt;&lt;wsp:rsid wsp:val=&quot;006E1EC7&quot;/&gt;&lt;wsp:rsid wsp:val=&quot;006E277C&quot;/&gt;&lt;wsp:rsid wsp:val=&quot;006E2B4B&quot;/&gt;&lt;wsp:rsid wsp:val=&quot;006E3C0E&quot;/&gt;&lt;wsp:rsid wsp:val=&quot;006E4A72&quot;/&gt;&lt;wsp:rsid wsp:val=&quot;006E607C&quot;/&gt;&lt;wsp:rsid wsp:val=&quot;006E61E9&quot;/&gt;&lt;wsp:rsid wsp:val=&quot;006E7927&quot;/&gt;&lt;wsp:rsid wsp:val=&quot;006E7E43&quot;/&gt;&lt;wsp:rsid wsp:val=&quot;006F308B&quot;/&gt;&lt;wsp:rsid wsp:val=&quot;006F3683&quot;/&gt;&lt;wsp:rsid wsp:val=&quot;006F5A2E&quot;/&gt;&lt;wsp:rsid wsp:val=&quot;006F5DF4&quot;/&gt;&lt;wsp:rsid wsp:val=&quot;006F7CA7&quot;/&gt;&lt;wsp:rsid wsp:val=&quot;006F7D3B&quot;/&gt;&lt;wsp:rsid wsp:val=&quot;0070292D&quot;/&gt;&lt;wsp:rsid wsp:val=&quot;00702CD2&quot;/&gt;&lt;wsp:rsid wsp:val=&quot;00703891&quot;/&gt;&lt;wsp:rsid wsp:val=&quot;007038AA&quot;/&gt;&lt;wsp:rsid wsp:val=&quot;007040C5&quot;/&gt;&lt;wsp:rsid wsp:val=&quot;00705F3E&quot;/&gt;&lt;wsp:rsid wsp:val=&quot;007070F5&quot;/&gt;&lt;wsp:rsid wsp:val=&quot;00707BEE&quot;/&gt;&lt;wsp:rsid wsp:val=&quot;00707E12&quot;/&gt;&lt;wsp:rsid wsp:val=&quot;007115F9&quot;/&gt;&lt;wsp:rsid wsp:val=&quot;00711EC7&quot;/&gt;&lt;wsp:rsid wsp:val=&quot;007127B9&quot;/&gt;&lt;wsp:rsid wsp:val=&quot;00713DB6&quot;/&gt;&lt;wsp:rsid wsp:val=&quot;007154CF&quot;/&gt;&lt;wsp:rsid wsp:val=&quot;00720042&quot;/&gt;&lt;wsp:rsid wsp:val=&quot;007211E1&quot;/&gt;&lt;wsp:rsid wsp:val=&quot;0072277E&quot;/&gt;&lt;wsp:rsid wsp:val=&quot;00726167&quot;/&gt;&lt;wsp:rsid wsp:val=&quot;00727AE2&quot;/&gt;&lt;wsp:rsid wsp:val=&quot;007301C1&quot;/&gt;&lt;wsp:rsid wsp:val=&quot;00730781&quot;/&gt;&lt;wsp:rsid wsp:val=&quot;007323AE&quot;/&gt;&lt;wsp:rsid wsp:val=&quot;00734A00&quot;/&gt;&lt;wsp:rsid wsp:val=&quot;00734B3B&quot;/&gt;&lt;wsp:rsid wsp:val=&quot;007418C1&quot;/&gt;&lt;wsp:rsid wsp:val=&quot;00742AF1&quot;/&gt;&lt;wsp:rsid wsp:val=&quot;00743727&quot;/&gt;&lt;wsp:rsid wsp:val=&quot;00743EF4&quot;/&gt;&lt;wsp:rsid wsp:val=&quot;00745AB0&quot;/&gt;&lt;wsp:rsid wsp:val=&quot;007478E5&quot;/&gt;&lt;wsp:rsid wsp:val=&quot;00750EAA&quot;/&gt;&lt;wsp:rsid wsp:val=&quot;00754E97&quot;/&gt;&lt;wsp:rsid wsp:val=&quot;00756BC7&quot;/&gt;&lt;wsp:rsid wsp:val=&quot;0076000C&quot;/&gt;&lt;wsp:rsid wsp:val=&quot;00760BB3&quot;/&gt;&lt;wsp:rsid wsp:val=&quot;00761491&quot;/&gt;&lt;wsp:rsid wsp:val=&quot;007620E5&quot;/&gt;&lt;wsp:rsid wsp:val=&quot;00763E23&quot;/&gt;&lt;wsp:rsid wsp:val=&quot;00764921&quot;/&gt;&lt;wsp:rsid wsp:val=&quot;00765098&quot;/&gt;&lt;wsp:rsid wsp:val=&quot;00771EFA&quot;/&gt;&lt;wsp:rsid wsp:val=&quot;00773027&quot;/&gt;&lt;wsp:rsid wsp:val=&quot;0077456C&quot;/&gt;&lt;wsp:rsid wsp:val=&quot;00774D0C&quot;/&gt;&lt;wsp:rsid wsp:val=&quot;007756C2&quot;/&gt;&lt;wsp:rsid wsp:val=&quot;007805C6&quot;/&gt;&lt;wsp:rsid wsp:val=&quot;00781210&quot;/&gt;&lt;wsp:rsid wsp:val=&quot;00782188&quot;/&gt;&lt;wsp:rsid wsp:val=&quot;00782761&quot;/&gt;&lt;wsp:rsid wsp:val=&quot;007831C6&quot;/&gt;&lt;wsp:rsid wsp:val=&quot;00783606&quot;/&gt;&lt;wsp:rsid wsp:val=&quot;00786425&quot;/&gt;&lt;wsp:rsid wsp:val=&quot;00786A64&quot;/&gt;&lt;wsp:rsid wsp:val=&quot;00790E5E&quot;/&gt;&lt;wsp:rsid wsp:val=&quot;00791B88&quot;/&gt;&lt;wsp:rsid wsp:val=&quot;007926B5&quot;/&gt;&lt;wsp:rsid wsp:val=&quot;00795F23&quot;/&gt;&lt;wsp:rsid wsp:val=&quot;007A124B&quot;/&gt;&lt;wsp:rsid wsp:val=&quot;007A24EB&quot;/&gt;&lt;wsp:rsid wsp:val=&quot;007A6F8F&quot;/&gt;&lt;wsp:rsid wsp:val=&quot;007A7182&quot;/&gt;&lt;wsp:rsid wsp:val=&quot;007B06CC&quot;/&gt;&lt;wsp:rsid wsp:val=&quot;007B0DE3&quot;/&gt;&lt;wsp:rsid wsp:val=&quot;007B0E5B&quot;/&gt;&lt;wsp:rsid wsp:val=&quot;007B1EBE&quot;/&gt;&lt;wsp:rsid wsp:val=&quot;007B3F7D&quot;/&gt;&lt;wsp:rsid wsp:val=&quot;007B4EAD&quot;/&gt;&lt;wsp:rsid wsp:val=&quot;007B7ABA&quot;/&gt;&lt;wsp:rsid wsp:val=&quot;007C0E5D&quot;/&gt;&lt;wsp:rsid wsp:val=&quot;007C4236&quot;/&gt;&lt;wsp:rsid wsp:val=&quot;007C55EF&quot;/&gt;&lt;wsp:rsid wsp:val=&quot;007C7BC1&quot;/&gt;&lt;wsp:rsid wsp:val=&quot;007D053D&quot;/&gt;&lt;wsp:rsid wsp:val=&quot;007D1460&quot;/&gt;&lt;wsp:rsid wsp:val=&quot;007D3B31&quot;/&gt;&lt;wsp:rsid wsp:val=&quot;007D42B8&quot;/&gt;&lt;wsp:rsid wsp:val=&quot;007E18ED&quot;/&gt;&lt;wsp:rsid wsp:val=&quot;007E26AE&quot;/&gt;&lt;wsp:rsid wsp:val=&quot;007E3B68&quot;/&gt;&lt;wsp:rsid wsp:val=&quot;007E5B6D&quot;/&gt;&lt;wsp:rsid wsp:val=&quot;007E76C1&quot;/&gt;&lt;wsp:rsid wsp:val=&quot;007F02CB&quot;/&gt;&lt;wsp:rsid wsp:val=&quot;007F270E&quot;/&gt;&lt;wsp:rsid wsp:val=&quot;007F2D51&quot;/&gt;&lt;wsp:rsid wsp:val=&quot;007F3724&quot;/&gt;&lt;wsp:rsid wsp:val=&quot;007F38B9&quot;/&gt;&lt;wsp:rsid wsp:val=&quot;007F4263&quot;/&gt;&lt;wsp:rsid wsp:val=&quot;007F4F4B&quot;/&gt;&lt;wsp:rsid wsp:val=&quot;007F5453&quot;/&gt;&lt;wsp:rsid wsp:val=&quot;007F6333&quot;/&gt;&lt;wsp:rsid wsp:val=&quot;00800BAE&quot;/&gt;&lt;wsp:rsid wsp:val=&quot;00803414&quot;/&gt;&lt;wsp:rsid wsp:val=&quot;0080601E&quot;/&gt;&lt;wsp:rsid wsp:val=&quot;00806AC9&quot;/&gt;&lt;wsp:rsid wsp:val=&quot;0081042C&quot;/&gt;&lt;wsp:rsid wsp:val=&quot;008154CB&quot;/&gt;&lt;wsp:rsid wsp:val=&quot;00820127&quot;/&gt;&lt;wsp:rsid wsp:val=&quot;00820179&quot;/&gt;&lt;wsp:rsid wsp:val=&quot;008209C6&quot;/&gt;&lt;wsp:rsid wsp:val=&quot;0082217A&quot;/&gt;&lt;wsp:rsid wsp:val=&quot;00824429&quot;/&gt;&lt;wsp:rsid wsp:val=&quot;0082460A&quot;/&gt;&lt;wsp:rsid wsp:val=&quot;0082470B&quot;/&gt;&lt;wsp:rsid wsp:val=&quot;008267FB&quot;/&gt;&lt;wsp:rsid wsp:val=&quot;00827B63&quot;/&gt;&lt;wsp:rsid wsp:val=&quot;00827E2F&quot;/&gt;&lt;wsp:rsid wsp:val=&quot;0083163C&quot;/&gt;&lt;wsp:rsid wsp:val=&quot;00832258&quot;/&gt;&lt;wsp:rsid wsp:val=&quot;008345F2&quot;/&gt;&lt;wsp:rsid wsp:val=&quot;00835F54&quot;/&gt;&lt;wsp:rsid wsp:val=&quot;00841629&quot;/&gt;&lt;wsp:rsid wsp:val=&quot;00842014&quot;/&gt;&lt;wsp:rsid wsp:val=&quot;00842600&quot;/&gt;&lt;wsp:rsid wsp:val=&quot;00842922&quot;/&gt;&lt;wsp:rsid wsp:val=&quot;0084301E&quot;/&gt;&lt;wsp:rsid wsp:val=&quot;0084523E&quot;/&gt;&lt;wsp:rsid wsp:val=&quot;008456E6&quot;/&gt;&lt;wsp:rsid wsp:val=&quot;008457EE&quot;/&gt;&lt;wsp:rsid wsp:val=&quot;00847481&quot;/&gt;&lt;wsp:rsid wsp:val=&quot;00851683&quot;/&gt;&lt;wsp:rsid wsp:val=&quot;00852FE1&quot;/&gt;&lt;wsp:rsid wsp:val=&quot;00856012&quot;/&gt;&lt;wsp:rsid wsp:val=&quot;00857BF9&quot;/&gt;&lt;wsp:rsid wsp:val=&quot;00857E16&quot;/&gt;&lt;wsp:rsid wsp:val=&quot;00861736&quot;/&gt;&lt;wsp:rsid wsp:val=&quot;00861752&quot;/&gt;&lt;wsp:rsid wsp:val=&quot;00861FD8&quot;/&gt;&lt;wsp:rsid wsp:val=&quot;008644FD&quot;/&gt;&lt;wsp:rsid wsp:val=&quot;00867AC8&quot;/&gt;&lt;wsp:rsid wsp:val=&quot;00870651&quot;/&gt;&lt;wsp:rsid wsp:val=&quot;00874CBC&quot;/&gt;&lt;wsp:rsid wsp:val=&quot;0087741E&quot;/&gt;&lt;wsp:rsid wsp:val=&quot;00880168&quot;/&gt;&lt;wsp:rsid wsp:val=&quot;00883A43&quot;/&gt;&lt;wsp:rsid wsp:val=&quot;00883B90&quot;/&gt;&lt;wsp:rsid wsp:val=&quot;00885F5B&quot;/&gt;&lt;wsp:rsid wsp:val=&quot;00886731&quot;/&gt;&lt;wsp:rsid wsp:val=&quot;008868E2&quot;/&gt;&lt;wsp:rsid wsp:val=&quot;008915D1&quot;/&gt;&lt;wsp:rsid wsp:val=&quot;00891B58&quot;/&gt;&lt;wsp:rsid wsp:val=&quot;00891C11&quot;/&gt;&lt;wsp:rsid wsp:val=&quot;00894787&quot;/&gt;&lt;wsp:rsid wsp:val=&quot;00894AEF&quot;/&gt;&lt;wsp:rsid wsp:val=&quot;00896633&quot;/&gt;&lt;wsp:rsid wsp:val=&quot;008968F9&quot;/&gt;&lt;wsp:rsid wsp:val=&quot;008A012A&quot;/&gt;&lt;wsp:rsid wsp:val=&quot;008A297A&quot;/&gt;&lt;wsp:rsid wsp:val=&quot;008A2C84&quot;/&gt;&lt;wsp:rsid wsp:val=&quot;008A404B&quot;/&gt;&lt;wsp:rsid wsp:val=&quot;008A536B&quot;/&gt;&lt;wsp:rsid wsp:val=&quot;008A5AAA&quot;/&gt;&lt;wsp:rsid wsp:val=&quot;008A5B8F&quot;/&gt;&lt;wsp:rsid wsp:val=&quot;008A627D&quot;/&gt;&lt;wsp:rsid wsp:val=&quot;008A7148&quot;/&gt;&lt;wsp:rsid wsp:val=&quot;008B0619&quot;/&gt;&lt;wsp:rsid wsp:val=&quot;008B1424&quot;/&gt;&lt;wsp:rsid wsp:val=&quot;008B2E80&quot;/&gt;&lt;wsp:rsid wsp:val=&quot;008B3BE2&quot;/&gt;&lt;wsp:rsid wsp:val=&quot;008B42B3&quot;/&gt;&lt;wsp:rsid wsp:val=&quot;008B5923&quot;/&gt;&lt;wsp:rsid wsp:val=&quot;008B5EA1&quot;/&gt;&lt;wsp:rsid wsp:val=&quot;008B60BB&quot;/&gt;&lt;wsp:rsid wsp:val=&quot;008C2593&quot;/&gt;&lt;wsp:rsid wsp:val=&quot;008C2A2B&quot;/&gt;&lt;wsp:rsid wsp:val=&quot;008C6998&quot;/&gt;&lt;wsp:rsid wsp:val=&quot;008C78A5&quot;/&gt;&lt;wsp:rsid wsp:val=&quot;008D00CA&quot;/&gt;&lt;wsp:rsid wsp:val=&quot;008D4940&quot;/&gt;&lt;wsp:rsid wsp:val=&quot;008D4D38&quot;/&gt;&lt;wsp:rsid wsp:val=&quot;008D639B&quot;/&gt;&lt;wsp:rsid wsp:val=&quot;008E1D6E&quot;/&gt;&lt;wsp:rsid wsp:val=&quot;008E2526&quot;/&gt;&lt;wsp:rsid wsp:val=&quot;008E2564&quot;/&gt;&lt;wsp:rsid wsp:val=&quot;008E318A&quot;/&gt;&lt;wsp:rsid wsp:val=&quot;008E31C0&quot;/&gt;&lt;wsp:rsid wsp:val=&quot;008F19E9&quot;/&gt;&lt;wsp:rsid wsp:val=&quot;008F1C7E&quot;/&gt;&lt;wsp:rsid wsp:val=&quot;008F4026&quot;/&gt;&lt;wsp:rsid wsp:val=&quot;008F43A5&quot;/&gt;&lt;wsp:rsid wsp:val=&quot;008F7191&quot;/&gt;&lt;wsp:rsid wsp:val=&quot;0090341E&quot;/&gt;&lt;wsp:rsid wsp:val=&quot;00903D6B&quot;/&gt;&lt;wsp:rsid wsp:val=&quot;009065BF&quot;/&gt;&lt;wsp:rsid wsp:val=&quot;00907D32&quot;/&gt;&lt;wsp:rsid wsp:val=&quot;00910C8F&quot;/&gt;&lt;wsp:rsid wsp:val=&quot;00912DA6&quot;/&gt;&lt;wsp:rsid wsp:val=&quot;00914ED9&quot;/&gt;&lt;wsp:rsid wsp:val=&quot;009238A9&quot;/&gt;&lt;wsp:rsid wsp:val=&quot;009245CD&quot;/&gt;&lt;wsp:rsid wsp:val=&quot;009245E3&quot;/&gt;&lt;wsp:rsid wsp:val=&quot;00924C51&quot;/&gt;&lt;wsp:rsid wsp:val=&quot;00925612&quot;/&gt;&lt;wsp:rsid wsp:val=&quot;00925689&quot;/&gt;&lt;wsp:rsid wsp:val=&quot;00926E03&quot;/&gt;&lt;wsp:rsid wsp:val=&quot;00931FF0&quot;/&gt;&lt;wsp:rsid wsp:val=&quot;00932368&quot;/&gt;&lt;wsp:rsid wsp:val=&quot;00933E50&quot;/&gt;&lt;wsp:rsid wsp:val=&quot;009351F4&quot;/&gt;&lt;wsp:rsid wsp:val=&quot;00940E62&quot;/&gt;&lt;wsp:rsid wsp:val=&quot;009419DB&quot;/&gt;&lt;wsp:rsid wsp:val=&quot;00944DC8&quot;/&gt;&lt;wsp:rsid wsp:val=&quot;00945511&quot;/&gt;&lt;wsp:rsid wsp:val=&quot;00945B16&quot;/&gt;&lt;wsp:rsid wsp:val=&quot;00946D88&quot;/&gt;&lt;wsp:rsid wsp:val=&quot;009473E9&quot;/&gt;&lt;wsp:rsid wsp:val=&quot;009504F2&quot;/&gt;&lt;wsp:rsid wsp:val=&quot;009515D6&quot;/&gt;&lt;wsp:rsid wsp:val=&quot;00953997&quot;/&gt;&lt;wsp:rsid wsp:val=&quot;0095403D&quot;/&gt;&lt;wsp:rsid wsp:val=&quot;00957E9E&quot;/&gt;&lt;wsp:rsid wsp:val=&quot;00957FC7&quot;/&gt;&lt;wsp:rsid wsp:val=&quot;00960F71&quot;/&gt;&lt;wsp:rsid wsp:val=&quot;00961371&quot;/&gt;&lt;wsp:rsid wsp:val=&quot;0096785A&quot;/&gt;&lt;wsp:rsid wsp:val=&quot;00971B4E&quot;/&gt;&lt;wsp:rsid wsp:val=&quot;009727CC&quot;/&gt;&lt;wsp:rsid wsp:val=&quot;00972B28&quot;/&gt;&lt;wsp:rsid wsp:val=&quot;00973BEA&quot;/&gt;&lt;wsp:rsid wsp:val=&quot;00973DFE&quot;/&gt;&lt;wsp:rsid wsp:val=&quot;009748B6&quot;/&gt;&lt;wsp:rsid wsp:val=&quot;00974B50&quot;/&gt;&lt;wsp:rsid wsp:val=&quot;00977C12&quot;/&gt;&lt;wsp:rsid wsp:val=&quot;00980968&quot;/&gt;&lt;wsp:rsid wsp:val=&quot;0098316D&quot;/&gt;&lt;wsp:rsid wsp:val=&quot;00984573&quot;/&gt;&lt;wsp:rsid wsp:val=&quot;00984587&quot;/&gt;&lt;wsp:rsid wsp:val=&quot;009845A3&quot;/&gt;&lt;wsp:rsid wsp:val=&quot;009848AE&quot;/&gt;&lt;wsp:rsid wsp:val=&quot;0098589E&quot;/&gt;&lt;wsp:rsid wsp:val=&quot;00987250&quot;/&gt;&lt;wsp:rsid wsp:val=&quot;009907D5&quot;/&gt;&lt;wsp:rsid wsp:val=&quot;0099232F&quot;/&gt;&lt;wsp:rsid wsp:val=&quot;00992361&quot;/&gt;&lt;wsp:rsid wsp:val=&quot;00992D8A&quot;/&gt;&lt;wsp:rsid wsp:val=&quot;009938A2&quot;/&gt;&lt;wsp:rsid wsp:val=&quot;00995775&quot;/&gt;&lt;wsp:rsid wsp:val=&quot;009962A2&quot;/&gt;&lt;wsp:rsid wsp:val=&quot;009A0A1C&quot;/&gt;&lt;wsp:rsid wsp:val=&quot;009A15BB&quot;/&gt;&lt;wsp:rsid wsp:val=&quot;009A1AD2&quot;/&gt;&lt;wsp:rsid wsp:val=&quot;009A656C&quot;/&gt;&lt;wsp:rsid wsp:val=&quot;009B0037&quot;/&gt;&lt;wsp:rsid wsp:val=&quot;009B0863&quot;/&gt;&lt;wsp:rsid wsp:val=&quot;009B0C33&quot;/&gt;&lt;wsp:rsid wsp:val=&quot;009B1F05&quot;/&gt;&lt;wsp:rsid wsp:val=&quot;009B489E&quot;/&gt;&lt;wsp:rsid wsp:val=&quot;009B4F98&quot;/&gt;&lt;wsp:rsid wsp:val=&quot;009B5AA6&quot;/&gt;&lt;wsp:rsid wsp:val=&quot;009C1C89&quot;/&gt;&lt;wsp:rsid wsp:val=&quot;009C37DD&quot;/&gt;&lt;wsp:rsid wsp:val=&quot;009C3D4E&quot;/&gt;&lt;wsp:rsid wsp:val=&quot;009C4B73&quot;/&gt;&lt;wsp:rsid wsp:val=&quot;009C55B4&quot;/&gt;&lt;wsp:rsid wsp:val=&quot;009C7042&quot;/&gt;&lt;wsp:rsid wsp:val=&quot;009C7435&quot;/&gt;&lt;wsp:rsid wsp:val=&quot;009D0456&quot;/&gt;&lt;wsp:rsid wsp:val=&quot;009D1088&quot;/&gt;&lt;wsp:rsid wsp:val=&quot;009D4CE0&quot;/&gt;&lt;wsp:rsid wsp:val=&quot;009D5494&quot;/&gt;&lt;wsp:rsid wsp:val=&quot;009E0075&quot;/&gt;&lt;wsp:rsid wsp:val=&quot;009E0F87&quot;/&gt;&lt;wsp:rsid wsp:val=&quot;009E0F9F&quot;/&gt;&lt;wsp:rsid wsp:val=&quot;009E14A3&quot;/&gt;&lt;wsp:rsid wsp:val=&quot;009E2325&quot;/&gt;&lt;wsp:rsid wsp:val=&quot;009E30D3&quot;/&gt;&lt;wsp:rsid wsp:val=&quot;009E30E8&quot;/&gt;&lt;wsp:rsid wsp:val=&quot;009E4862&quot;/&gt;&lt;wsp:rsid wsp:val=&quot;009E4DBD&quot;/&gt;&lt;wsp:rsid wsp:val=&quot;009E580E&quot;/&gt;&lt;wsp:rsid wsp:val=&quot;009E5B52&quot;/&gt;&lt;wsp:rsid wsp:val=&quot;009E5E87&quot;/&gt;&lt;wsp:rsid wsp:val=&quot;009E7319&quot;/&gt;&lt;wsp:rsid wsp:val=&quot;009F23A0&quot;/&gt;&lt;wsp:rsid wsp:val=&quot;009F2E05&quot;/&gt;&lt;wsp:rsid wsp:val=&quot;009F3F17&quot;/&gt;&lt;wsp:rsid wsp:val=&quot;009F5B16&quot;/&gt;&lt;wsp:rsid wsp:val=&quot;009F6917&quot;/&gt;&lt;wsp:rsid wsp:val=&quot;009F77F5&quot;/&gt;&lt;wsp:rsid wsp:val=&quot;009F7D4D&quot;/&gt;&lt;wsp:rsid wsp:val=&quot;009F7F4F&quot;/&gt;&lt;wsp:rsid wsp:val=&quot;00A06F99&quot;/&gt;&lt;wsp:rsid wsp:val=&quot;00A0709D&quot;/&gt;&lt;wsp:rsid wsp:val=&quot;00A070F9&quot;/&gt;&lt;wsp:rsid wsp:val=&quot;00A10DF8&quot;/&gt;&lt;wsp:rsid wsp:val=&quot;00A1356C&quot;/&gt;&lt;wsp:rsid wsp:val=&quot;00A147D2&quot;/&gt;&lt;wsp:rsid wsp:val=&quot;00A1686F&quot;/&gt;&lt;wsp:rsid wsp:val=&quot;00A201B5&quot;/&gt;&lt;wsp:rsid wsp:val=&quot;00A20CBD&quot;/&gt;&lt;wsp:rsid wsp:val=&quot;00A23FD3&quot;/&gt;&lt;wsp:rsid wsp:val=&quot;00A2409D&quot;/&gt;&lt;wsp:rsid wsp:val=&quot;00A259F0&quot;/&gt;&lt;wsp:rsid wsp:val=&quot;00A2622E&quot;/&gt;&lt;wsp:rsid wsp:val=&quot;00A26343&quot;/&gt;&lt;wsp:rsid wsp:val=&quot;00A3058D&quot;/&gt;&lt;wsp:rsid wsp:val=&quot;00A33930&quot;/&gt;&lt;wsp:rsid wsp:val=&quot;00A401B9&quot;/&gt;&lt;wsp:rsid wsp:val=&quot;00A40792&quot;/&gt;&lt;wsp:rsid wsp:val=&quot;00A4095A&quot;/&gt;&lt;wsp:rsid wsp:val=&quot;00A423EC&quot;/&gt;&lt;wsp:rsid wsp:val=&quot;00A427C0&quot;/&gt;&lt;wsp:rsid wsp:val=&quot;00A42C3B&quot;/&gt;&lt;wsp:rsid wsp:val=&quot;00A430DC&quot;/&gt;&lt;wsp:rsid wsp:val=&quot;00A45234&quot;/&gt;&lt;wsp:rsid wsp:val=&quot;00A4665D&quot;/&gt;&lt;wsp:rsid wsp:val=&quot;00A46BBE&quot;/&gt;&lt;wsp:rsid wsp:val=&quot;00A521DB&quot;/&gt;&lt;wsp:rsid wsp:val=&quot;00A52F89&quot;/&gt;&lt;wsp:rsid wsp:val=&quot;00A55514&quot;/&gt;&lt;wsp:rsid wsp:val=&quot;00A55895&quot;/&gt;&lt;wsp:rsid wsp:val=&quot;00A5603F&quot;/&gt;&lt;wsp:rsid wsp:val=&quot;00A5617A&quot;/&gt;&lt;wsp:rsid wsp:val=&quot;00A57C8E&quot;/&gt;&lt;wsp:rsid wsp:val=&quot;00A64025&quot;/&gt;&lt;wsp:rsid wsp:val=&quot;00A641CC&quot;/&gt;&lt;wsp:rsid wsp:val=&quot;00A64AF8&quot;/&gt;&lt;wsp:rsid wsp:val=&quot;00A65DFF&quot;/&gt;&lt;wsp:rsid wsp:val=&quot;00A668B3&quot;/&gt;&lt;wsp:rsid wsp:val=&quot;00A71774&quot;/&gt;&lt;wsp:rsid wsp:val=&quot;00A71CAC&quot;/&gt;&lt;wsp:rsid wsp:val=&quot;00A74DAF&quot;/&gt;&lt;wsp:rsid wsp:val=&quot;00A74FFD&quot;/&gt;&lt;wsp:rsid wsp:val=&quot;00A80A6F&quot;/&gt;&lt;wsp:rsid wsp:val=&quot;00A8246D&quot;/&gt;&lt;wsp:rsid wsp:val=&quot;00A837A2&quot;/&gt;&lt;wsp:rsid wsp:val=&quot;00A85078&quot;/&gt;&lt;wsp:rsid wsp:val=&quot;00A87359&quot;/&gt;&lt;wsp:rsid wsp:val=&quot;00A91F46&quot;/&gt;&lt;wsp:rsid wsp:val=&quot;00A92547&quot;/&gt;&lt;wsp:rsid wsp:val=&quot;00A93CED&quot;/&gt;&lt;wsp:rsid wsp:val=&quot;00A94A0C&quot;/&gt;&lt;wsp:rsid wsp:val=&quot;00A95D20&quot;/&gt;&lt;wsp:rsid wsp:val=&quot;00A9687F&quot;/&gt;&lt;wsp:rsid wsp:val=&quot;00A97F50&quot;/&gt;&lt;wsp:rsid wsp:val=&quot;00AA340A&quot;/&gt;&lt;wsp:rsid wsp:val=&quot;00AB2EE4&quot;/&gt;&lt;wsp:rsid wsp:val=&quot;00AB500B&quot;/&gt;&lt;wsp:rsid wsp:val=&quot;00AB68BB&quot;/&gt;&lt;wsp:rsid wsp:val=&quot;00AC06BE&quot;/&gt;&lt;wsp:rsid wsp:val=&quot;00AC1F34&quot;/&gt;&lt;wsp:rsid wsp:val=&quot;00AC2425&quot;/&gt;&lt;wsp:rsid wsp:val=&quot;00AC2D95&quot;/&gt;&lt;wsp:rsid wsp:val=&quot;00AC3015&quot;/&gt;&lt;wsp:rsid wsp:val=&quot;00AC365D&quot;/&gt;&lt;wsp:rsid wsp:val=&quot;00AC3E29&quot;/&gt;&lt;wsp:rsid wsp:val=&quot;00AC5301&quot;/&gt;&lt;wsp:rsid wsp:val=&quot;00AC54E3&quot;/&gt;&lt;wsp:rsid wsp:val=&quot;00AD0069&quot;/&gt;&lt;wsp:rsid wsp:val=&quot;00AD00D0&quot;/&gt;&lt;wsp:rsid wsp:val=&quot;00AD11CF&quot;/&gt;&lt;wsp:rsid wsp:val=&quot;00AD1791&quot;/&gt;&lt;wsp:rsid wsp:val=&quot;00AD1822&quot;/&gt;&lt;wsp:rsid wsp:val=&quot;00AD277B&quot;/&gt;&lt;wsp:rsid wsp:val=&quot;00AD3A26&quot;/&gt;&lt;wsp:rsid wsp:val=&quot;00AD4006&quot;/&gt;&lt;wsp:rsid wsp:val=&quot;00AD4B45&quot;/&gt;&lt;wsp:rsid wsp:val=&quot;00AD7CB7&quot;/&gt;&lt;wsp:rsid wsp:val=&quot;00AE1D03&quot;/&gt;&lt;wsp:rsid wsp:val=&quot;00AE74CF&quot;/&gt;&lt;wsp:rsid wsp:val=&quot;00AE7C25&quot;/&gt;&lt;wsp:rsid wsp:val=&quot;00AF0526&quot;/&gt;&lt;wsp:rsid wsp:val=&quot;00AF1A08&quot;/&gt;&lt;wsp:rsid wsp:val=&quot;00AF450D&quot;/&gt;&lt;wsp:rsid wsp:val=&quot;00B0140A&quot;/&gt;&lt;wsp:rsid wsp:val=&quot;00B02ABB&quot;/&gt;&lt;wsp:rsid wsp:val=&quot;00B0794D&quot;/&gt;&lt;wsp:rsid wsp:val=&quot;00B07E33&quot;/&gt;&lt;wsp:rsid wsp:val=&quot;00B10C90&quot;/&gt;&lt;wsp:rsid wsp:val=&quot;00B1304E&quot;/&gt;&lt;wsp:rsid wsp:val=&quot;00B13455&quot;/&gt;&lt;wsp:rsid wsp:val=&quot;00B176A4&quot;/&gt;&lt;wsp:rsid wsp:val=&quot;00B20473&quot;/&gt;&lt;wsp:rsid wsp:val=&quot;00B23E05&quot;/&gt;&lt;wsp:rsid wsp:val=&quot;00B2444C&quot;/&gt;&lt;wsp:rsid wsp:val=&quot;00B25C71&quot;/&gt;&lt;wsp:rsid wsp:val=&quot;00B2713F&quot;/&gt;&lt;wsp:rsid wsp:val=&quot;00B3591B&quot;/&gt;&lt;wsp:rsid wsp:val=&quot;00B36C07&quot;/&gt;&lt;wsp:rsid wsp:val=&quot;00B407DF&quot;/&gt;&lt;wsp:rsid wsp:val=&quot;00B413E0&quot;/&gt;&lt;wsp:rsid wsp:val=&quot;00B428D6&quot;/&gt;&lt;wsp:rsid wsp:val=&quot;00B43048&quot;/&gt;&lt;wsp:rsid wsp:val=&quot;00B440B4&quot;/&gt;&lt;wsp:rsid wsp:val=&quot;00B4461A&quot;/&gt;&lt;wsp:rsid wsp:val=&quot;00B458AC&quot;/&gt;&lt;wsp:rsid wsp:val=&quot;00B465AB&quot;/&gt;&lt;wsp:rsid wsp:val=&quot;00B4667B&quot;/&gt;&lt;wsp:rsid wsp:val=&quot;00B46D60&quot;/&gt;&lt;wsp:rsid wsp:val=&quot;00B47E80&quot;/&gt;&lt;wsp:rsid wsp:val=&quot;00B52533&quot;/&gt;&lt;wsp:rsid wsp:val=&quot;00B52AFC&quot;/&gt;&lt;wsp:rsid wsp:val=&quot;00B52BCE&quot;/&gt;&lt;wsp:rsid wsp:val=&quot;00B53EEA&quot;/&gt;&lt;wsp:rsid wsp:val=&quot;00B541C9&quot;/&gt;&lt;wsp:rsid wsp:val=&quot;00B546EB&quot;/&gt;&lt;wsp:rsid wsp:val=&quot;00B63D5A&quot;/&gt;&lt;wsp:rsid wsp:val=&quot;00B641A1&quot;/&gt;&lt;wsp:rsid wsp:val=&quot;00B6707B&quot;/&gt;&lt;wsp:rsid wsp:val=&quot;00B6733B&quot;/&gt;&lt;wsp:rsid wsp:val=&quot;00B70562&quot;/&gt;&lt;wsp:rsid wsp:val=&quot;00B70F50&quot;/&gt;&lt;wsp:rsid wsp:val=&quot;00B74D7A&quot;/&gt;&lt;wsp:rsid wsp:val=&quot;00B75227&quot;/&gt;&lt;wsp:rsid wsp:val=&quot;00B7584E&quot;/&gt;&lt;wsp:rsid wsp:val=&quot;00B7589D&quot;/&gt;&lt;wsp:rsid wsp:val=&quot;00B775DB&quot;/&gt;&lt;wsp:rsid wsp:val=&quot;00B8040B&quot;/&gt;&lt;wsp:rsid wsp:val=&quot;00B815D3&quot;/&gt;&lt;wsp:rsid wsp:val=&quot;00B83310&quot;/&gt;&lt;wsp:rsid wsp:val=&quot;00B87184&quot;/&gt;&lt;wsp:rsid wsp:val=&quot;00B87A02&quot;/&gt;&lt;wsp:rsid wsp:val=&quot;00B93C6C&quot;/&gt;&lt;wsp:rsid wsp:val=&quot;00B95273&quot;/&gt;&lt;wsp:rsid wsp:val=&quot;00B96506&quot;/&gt;&lt;wsp:rsid wsp:val=&quot;00B96ED2&quot;/&gt;&lt;wsp:rsid wsp:val=&quot;00B973B9&quot;/&gt;&lt;wsp:rsid wsp:val=&quot;00BA1221&quot;/&gt;&lt;wsp:rsid wsp:val=&quot;00BA1948&quot;/&gt;&lt;wsp:rsid wsp:val=&quot;00BA1C92&quot;/&gt;&lt;wsp:rsid wsp:val=&quot;00BA1CD3&quot;/&gt;&lt;wsp:rsid wsp:val=&quot;00BA2B69&quot;/&gt;&lt;wsp:rsid wsp:val=&quot;00BA3084&quot;/&gt;&lt;wsp:rsid wsp:val=&quot;00BA37CC&quot;/&gt;&lt;wsp:rsid wsp:val=&quot;00BB3966&quot;/&gt;&lt;wsp:rsid wsp:val=&quot;00BB6277&quot;/&gt;&lt;wsp:rsid wsp:val=&quot;00BB73E1&quot;/&gt;&lt;wsp:rsid wsp:val=&quot;00BC0F89&quot;/&gt;&lt;wsp:rsid wsp:val=&quot;00BC13AC&quot;/&gt;&lt;wsp:rsid wsp:val=&quot;00BC37AC&quot;/&gt;&lt;wsp:rsid wsp:val=&quot;00BC4FB0&quot;/&gt;&lt;wsp:rsid wsp:val=&quot;00BC6536&quot;/&gt;&lt;wsp:rsid wsp:val=&quot;00BD00C6&quot;/&gt;&lt;wsp:rsid wsp:val=&quot;00BD16C7&quot;/&gt;&lt;wsp:rsid wsp:val=&quot;00BE22CF&quot;/&gt;&lt;wsp:rsid wsp:val=&quot;00BE4610&quot;/&gt;&lt;wsp:rsid wsp:val=&quot;00BF0A46&quot;/&gt;&lt;wsp:rsid wsp:val=&quot;00BF3F49&quot;/&gt;&lt;wsp:rsid wsp:val=&quot;00BF4098&quot;/&gt;&lt;wsp:rsid wsp:val=&quot;00BF49D5&quot;/&gt;&lt;wsp:rsid wsp:val=&quot;00C01DA0&quot;/&gt;&lt;wsp:rsid wsp:val=&quot;00C07BC4&quot;/&gt;&lt;wsp:rsid wsp:val=&quot;00C10B3A&quot;/&gt;&lt;wsp:rsid wsp:val=&quot;00C11FE6&quot;/&gt;&lt;wsp:rsid wsp:val=&quot;00C1251F&quot;/&gt;&lt;wsp:rsid wsp:val=&quot;00C12C68&quot;/&gt;&lt;wsp:rsid wsp:val=&quot;00C12F55&quot;/&gt;&lt;wsp:rsid wsp:val=&quot;00C134F4&quot;/&gt;&lt;wsp:rsid wsp:val=&quot;00C135EF&quot;/&gt;&lt;wsp:rsid wsp:val=&quot;00C14252&quot;/&gt;&lt;wsp:rsid wsp:val=&quot;00C149DE&quot;/&gt;&lt;wsp:rsid wsp:val=&quot;00C14F7D&quot;/&gt;&lt;wsp:rsid wsp:val=&quot;00C154F5&quot;/&gt;&lt;wsp:rsid wsp:val=&quot;00C1566A&quot;/&gt;&lt;wsp:rsid wsp:val=&quot;00C15AB4&quot;/&gt;&lt;wsp:rsid wsp:val=&quot;00C16972&quot;/&gt;&lt;wsp:rsid wsp:val=&quot;00C17C7E&quot;/&gt;&lt;wsp:rsid wsp:val=&quot;00C2386B&quot;/&gt;&lt;wsp:rsid wsp:val=&quot;00C25B62&quot;/&gt;&lt;wsp:rsid wsp:val=&quot;00C3267F&quot;/&gt;&lt;wsp:rsid wsp:val=&quot;00C3296F&quot;/&gt;&lt;wsp:rsid wsp:val=&quot;00C32EAD&quot;/&gt;&lt;wsp:rsid wsp:val=&quot;00C3674D&quot;/&gt;&lt;wsp:rsid wsp:val=&quot;00C37C71&quot;/&gt;&lt;wsp:rsid wsp:val=&quot;00C4029E&quot;/&gt;&lt;wsp:rsid wsp:val=&quot;00C41009&quot;/&gt;&lt;wsp:rsid wsp:val=&quot;00C43CA1&quot;/&gt;&lt;wsp:rsid wsp:val=&quot;00C46023&quot;/&gt;&lt;wsp:rsid wsp:val=&quot;00C4627F&quot;/&gt;&lt;wsp:rsid wsp:val=&quot;00C5062C&quot;/&gt;&lt;wsp:rsid wsp:val=&quot;00C50C3C&quot;/&gt;&lt;wsp:rsid wsp:val=&quot;00C51FD1&quot;/&gt;&lt;wsp:rsid wsp:val=&quot;00C54CAF&quot;/&gt;&lt;wsp:rsid wsp:val=&quot;00C5570A&quot;/&gt;&lt;wsp:rsid wsp:val=&quot;00C55910&quot;/&gt;&lt;wsp:rsid wsp:val=&quot;00C55D3C&quot;/&gt;&lt;wsp:rsid wsp:val=&quot;00C6009B&quot;/&gt;&lt;wsp:rsid wsp:val=&quot;00C603D8&quot;/&gt;&lt;wsp:rsid wsp:val=&quot;00C607EE&quot;/&gt;&lt;wsp:rsid wsp:val=&quot;00C615BD&quot;/&gt;&lt;wsp:rsid wsp:val=&quot;00C62471&quot;/&gt;&lt;wsp:rsid wsp:val=&quot;00C62F8A&quot;/&gt;&lt;wsp:rsid wsp:val=&quot;00C63281&quot;/&gt;&lt;wsp:rsid wsp:val=&quot;00C643FF&quot;/&gt;&lt;wsp:rsid wsp:val=&quot;00C64C42&quot;/&gt;&lt;wsp:rsid wsp:val=&quot;00C67349&quot;/&gt;&lt;wsp:rsid wsp:val=&quot;00C67490&quot;/&gt;&lt;wsp:rsid wsp:val=&quot;00C70E6D&quot;/&gt;&lt;wsp:rsid wsp:val=&quot;00C7290B&quot;/&gt;&lt;wsp:rsid wsp:val=&quot;00C75F4E&quot;/&gt;&lt;wsp:rsid wsp:val=&quot;00C7758F&quot;/&gt;&lt;wsp:rsid wsp:val=&quot;00C80564&quot;/&gt;&lt;wsp:rsid wsp:val=&quot;00C83B24&quot;/&gt;&lt;wsp:rsid wsp:val=&quot;00C83E19&quot;/&gt;&lt;wsp:rsid wsp:val=&quot;00C84871&quot;/&gt;&lt;wsp:rsid wsp:val=&quot;00C87BF1&quot;/&gt;&lt;wsp:rsid wsp:val=&quot;00C87D00&quot;/&gt;&lt;wsp:rsid wsp:val=&quot;00C901F0&quot;/&gt;&lt;wsp:rsid wsp:val=&quot;00C90F44&quot;/&gt;&lt;wsp:rsid wsp:val=&quot;00C94635&quot;/&gt;&lt;wsp:rsid wsp:val=&quot;00C97C4D&quot;/&gt;&lt;wsp:rsid wsp:val=&quot;00CA2BCF&quot;/&gt;&lt;wsp:rsid wsp:val=&quot;00CA4B1B&quot;/&gt;&lt;wsp:rsid wsp:val=&quot;00CA4E19&quot;/&gt;&lt;wsp:rsid wsp:val=&quot;00CA5217&quot;/&gt;&lt;wsp:rsid wsp:val=&quot;00CA55CD&quot;/&gt;&lt;wsp:rsid wsp:val=&quot;00CA5FA6&quot;/&gt;&lt;wsp:rsid wsp:val=&quot;00CA73A8&quot;/&gt;&lt;wsp:rsid wsp:val=&quot;00CB18D4&quot;/&gt;&lt;wsp:rsid wsp:val=&quot;00CC1109&quot;/&gt;&lt;wsp:rsid wsp:val=&quot;00CC20B8&quot;/&gt;&lt;wsp:rsid wsp:val=&quot;00CC31FE&quot;/&gt;&lt;wsp:rsid wsp:val=&quot;00CC58D4&quot;/&gt;&lt;wsp:rsid wsp:val=&quot;00CC5E3E&quot;/&gt;&lt;wsp:rsid wsp:val=&quot;00CD0CE8&quot;/&gt;&lt;wsp:rsid wsp:val=&quot;00CD1327&quot;/&gt;&lt;wsp:rsid wsp:val=&quot;00CD1D30&quot;/&gt;&lt;wsp:rsid wsp:val=&quot;00CD1D48&quot;/&gt;&lt;wsp:rsid wsp:val=&quot;00CD1FB2&quot;/&gt;&lt;wsp:rsid wsp:val=&quot;00CD6A16&quot;/&gt;&lt;wsp:rsid wsp:val=&quot;00CE5D6E&quot;/&gt;&lt;wsp:rsid wsp:val=&quot;00CE6497&quot;/&gt;&lt;wsp:rsid wsp:val=&quot;00CE6DE1&quot;/&gt;&lt;wsp:rsid wsp:val=&quot;00CF2104&quot;/&gt;&lt;wsp:rsid wsp:val=&quot;00CF4289&quot;/&gt;&lt;wsp:rsid wsp:val=&quot;00CF52BD&quot;/&gt;&lt;wsp:rsid wsp:val=&quot;00CF60DA&quot;/&gt;&lt;wsp:rsid wsp:val=&quot;00CF7230&quot;/&gt;&lt;wsp:rsid wsp:val=&quot;00D015B9&quot;/&gt;&lt;wsp:rsid wsp:val=&quot;00D060C8&quot;/&gt;&lt;wsp:rsid wsp:val=&quot;00D100E2&quot;/&gt;&lt;wsp:rsid wsp:val=&quot;00D1190A&quot;/&gt;&lt;wsp:rsid wsp:val=&quot;00D16256&quot;/&gt;&lt;wsp:rsid wsp:val=&quot;00D2005F&quot;/&gt;&lt;wsp:rsid wsp:val=&quot;00D21192&quot;/&gt;&lt;wsp:rsid wsp:val=&quot;00D213DA&quot;/&gt;&lt;wsp:rsid wsp:val=&quot;00D21D77&quot;/&gt;&lt;wsp:rsid wsp:val=&quot;00D22DE0&quot;/&gt;&lt;wsp:rsid wsp:val=&quot;00D24CD9&quot;/&gt;&lt;wsp:rsid wsp:val=&quot;00D26C83&quot;/&gt;&lt;wsp:rsid wsp:val=&quot;00D2776B&quot;/&gt;&lt;wsp:rsid wsp:val=&quot;00D27961&quot;/&gt;&lt;wsp:rsid wsp:val=&quot;00D27C24&quot;/&gt;&lt;wsp:rsid wsp:val=&quot;00D31C23&quot;/&gt;&lt;wsp:rsid wsp:val=&quot;00D332F1&quot;/&gt;&lt;wsp:rsid wsp:val=&quot;00D34850&quot;/&gt;&lt;wsp:rsid wsp:val=&quot;00D36E2C&quot;/&gt;&lt;wsp:rsid wsp:val=&quot;00D36FA6&quot;/&gt;&lt;wsp:rsid wsp:val=&quot;00D4173E&quot;/&gt;&lt;wsp:rsid wsp:val=&quot;00D4326A&quot;/&gt;&lt;wsp:rsid wsp:val=&quot;00D43B54&quot;/&gt;&lt;wsp:rsid wsp:val=&quot;00D472AB&quot;/&gt;&lt;wsp:rsid wsp:val=&quot;00D502DC&quot;/&gt;&lt;wsp:rsid wsp:val=&quot;00D5095E&quot;/&gt;&lt;wsp:rsid wsp:val=&quot;00D52852&quot;/&gt;&lt;wsp:rsid wsp:val=&quot;00D54397&quot;/&gt;&lt;wsp:rsid wsp:val=&quot;00D54BD9&quot;/&gt;&lt;wsp:rsid wsp:val=&quot;00D5727E&quot;/&gt;&lt;wsp:rsid wsp:val=&quot;00D57780&quot;/&gt;&lt;wsp:rsid wsp:val=&quot;00D6131F&quot;/&gt;&lt;wsp:rsid wsp:val=&quot;00D647FE&quot;/&gt;&lt;wsp:rsid wsp:val=&quot;00D649CE&quot;/&gt;&lt;wsp:rsid wsp:val=&quot;00D662E6&quot;/&gt;&lt;wsp:rsid wsp:val=&quot;00D7015E&quot;/&gt;&lt;wsp:rsid wsp:val=&quot;00D70BF5&quot;/&gt;&lt;wsp:rsid wsp:val=&quot;00D72012&quot;/&gt;&lt;wsp:rsid wsp:val=&quot;00D74B9E&quot;/&gt;&lt;wsp:rsid wsp:val=&quot;00D7580D&quot;/&gt;&lt;wsp:rsid wsp:val=&quot;00D7735F&quot;/&gt;&lt;wsp:rsid wsp:val=&quot;00D81879&quot;/&gt;&lt;wsp:rsid wsp:val=&quot;00D87A87&quot;/&gt;&lt;wsp:rsid wsp:val=&quot;00D905F9&quot;/&gt;&lt;wsp:rsid wsp:val=&quot;00D93881&quot;/&gt;&lt;wsp:rsid wsp:val=&quot;00D95BB5&quot;/&gt;&lt;wsp:rsid wsp:val=&quot;00D95FD7&quot;/&gt;&lt;wsp:rsid wsp:val=&quot;00DA02F1&quot;/&gt;&lt;wsp:rsid wsp:val=&quot;00DA5469&quot;/&gt;&lt;wsp:rsid wsp:val=&quot;00DA5862&quot;/&gt;&lt;wsp:rsid wsp:val=&quot;00DA5C22&quot;/&gt;&lt;wsp:rsid wsp:val=&quot;00DB4D0C&quot;/&gt;&lt;wsp:rsid wsp:val=&quot;00DB65D8&quot;/&gt;&lt;wsp:rsid wsp:val=&quot;00DB6986&quot;/&gt;&lt;wsp:rsid wsp:val=&quot;00DC0A70&quot;/&gt;&lt;wsp:rsid wsp:val=&quot;00DC4A67&quot;/&gt;&lt;wsp:rsid wsp:val=&quot;00DC520E&quot;/&gt;&lt;wsp:rsid wsp:val=&quot;00DC7078&quot;/&gt;&lt;wsp:rsid wsp:val=&quot;00DC717A&quot;/&gt;&lt;wsp:rsid wsp:val=&quot;00DD2155&quot;/&gt;&lt;wsp:rsid wsp:val=&quot;00DD2C6C&quot;/&gt;&lt;wsp:rsid wsp:val=&quot;00DD3776&quot;/&gt;&lt;wsp:rsid wsp:val=&quot;00DD4A93&quot;/&gt;&lt;wsp:rsid wsp:val=&quot;00DD4C31&quot;/&gt;&lt;wsp:rsid wsp:val=&quot;00DD6448&quot;/&gt;&lt;wsp:rsid wsp:val=&quot;00DD7D10&quot;/&gt;&lt;wsp:rsid wsp:val=&quot;00DE1527&quot;/&gt;&lt;wsp:rsid wsp:val=&quot;00DF3989&quot;/&gt;&lt;wsp:rsid wsp:val=&quot;00DF3C08&quot;/&gt;&lt;wsp:rsid wsp:val=&quot;00DF6C7E&quot;/&gt;&lt;wsp:rsid wsp:val=&quot;00E0383C&quot;/&gt;&lt;wsp:rsid wsp:val=&quot;00E038ED&quot;/&gt;&lt;wsp:rsid wsp:val=&quot;00E03BDD&quot;/&gt;&lt;wsp:rsid wsp:val=&quot;00E0680B&quot;/&gt;&lt;wsp:rsid wsp:val=&quot;00E1058C&quot;/&gt;&lt;wsp:rsid wsp:val=&quot;00E105F5&quot;/&gt;&lt;wsp:rsid wsp:val=&quot;00E10E95&quot;/&gt;&lt;wsp:rsid wsp:val=&quot;00E114CB&quot;/&gt;&lt;wsp:rsid wsp:val=&quot;00E12B96&quot;/&gt;&lt;wsp:rsid wsp:val=&quot;00E13D9A&quot;/&gt;&lt;wsp:rsid wsp:val=&quot;00E1421B&quot;/&gt;&lt;wsp:rsid wsp:val=&quot;00E14F52&quot;/&gt;&lt;wsp:rsid wsp:val=&quot;00E153BE&quot;/&gt;&lt;wsp:rsid wsp:val=&quot;00E17E52&quot;/&gt;&lt;wsp:rsid wsp:val=&quot;00E203DB&quot;/&gt;&lt;wsp:rsid wsp:val=&quot;00E2324B&quot;/&gt;&lt;wsp:rsid wsp:val=&quot;00E23D21&quot;/&gt;&lt;wsp:rsid wsp:val=&quot;00E25E2E&quot;/&gt;&lt;wsp:rsid wsp:val=&quot;00E26908&quot;/&gt;&lt;wsp:rsid wsp:val=&quot;00E300A1&quot;/&gt;&lt;wsp:rsid wsp:val=&quot;00E30115&quot;/&gt;&lt;wsp:rsid wsp:val=&quot;00E30E83&quot;/&gt;&lt;wsp:rsid wsp:val=&quot;00E33BDD&quot;/&gt;&lt;wsp:rsid wsp:val=&quot;00E34103&quot;/&gt;&lt;wsp:rsid wsp:val=&quot;00E34712&quot;/&gt;&lt;wsp:rsid wsp:val=&quot;00E35747&quot;/&gt;&lt;wsp:rsid wsp:val=&quot;00E36ED1&quot;/&gt;&lt;wsp:rsid wsp:val=&quot;00E41398&quot;/&gt;&lt;wsp:rsid wsp:val=&quot;00E42E78&quot;/&gt;&lt;wsp:rsid wsp:val=&quot;00E432BF&quot;/&gt;&lt;wsp:rsid wsp:val=&quot;00E449C4&quot;/&gt;&lt;wsp:rsid wsp:val=&quot;00E46D66&quot;/&gt;&lt;wsp:rsid wsp:val=&quot;00E47980&quot;/&gt;&lt;wsp:rsid wsp:val=&quot;00E52F3C&quot;/&gt;&lt;wsp:rsid wsp:val=&quot;00E54127&quot;/&gt;&lt;wsp:rsid wsp:val=&quot;00E57B2C&quot;/&gt;&lt;wsp:rsid wsp:val=&quot;00E609C7&quot;/&gt;&lt;wsp:rsid wsp:val=&quot;00E633D2&quot;/&gt;&lt;wsp:rsid wsp:val=&quot;00E64CC4&quot;/&gt;&lt;wsp:rsid wsp:val=&quot;00E674DF&quot;/&gt;&lt;wsp:rsid wsp:val=&quot;00E70E98&quot;/&gt;&lt;wsp:rsid wsp:val=&quot;00E744E4&quot;/&gt;&lt;wsp:rsid wsp:val=&quot;00E759FA&quot;/&gt;&lt;wsp:rsid wsp:val=&quot;00E772C4&quot;/&gt;&lt;wsp:rsid wsp:val=&quot;00E8104D&quot;/&gt;&lt;wsp:rsid wsp:val=&quot;00E81BAD&quot;/&gt;&lt;wsp:rsid wsp:val=&quot;00E81C4D&quot;/&gt;&lt;wsp:rsid wsp:val=&quot;00E8201E&quot;/&gt;&lt;wsp:rsid wsp:val=&quot;00E826B6&quot;/&gt;&lt;wsp:rsid wsp:val=&quot;00E8358A&quot;/&gt;&lt;wsp:rsid wsp:val=&quot;00E83880&quot;/&gt;&lt;wsp:rsid wsp:val=&quot;00E83F5E&quot;/&gt;&lt;wsp:rsid wsp:val=&quot;00E847D8&quot;/&gt;&lt;wsp:rsid wsp:val=&quot;00E84E36&quot;/&gt;&lt;wsp:rsid wsp:val=&quot;00E860B8&quot;/&gt;&lt;wsp:rsid wsp:val=&quot;00E904C8&quot;/&gt;&lt;wsp:rsid wsp:val=&quot;00E90A93&quot;/&gt;&lt;wsp:rsid wsp:val=&quot;00E91FD0&quot;/&gt;&lt;wsp:rsid wsp:val=&quot;00E92374&quot;/&gt;&lt;wsp:rsid wsp:val=&quot;00E9446B&quot;/&gt;&lt;wsp:rsid wsp:val=&quot;00E95225&quot;/&gt;&lt;wsp:rsid wsp:val=&quot;00E96707&quot;/&gt;&lt;wsp:rsid wsp:val=&quot;00EA4719&quot;/&gt;&lt;wsp:rsid wsp:val=&quot;00EA78F6&quot;/&gt;&lt;wsp:rsid wsp:val=&quot;00EB0052&quot;/&gt;&lt;wsp:rsid wsp:val=&quot;00EB1D0F&quot;/&gt;&lt;wsp:rsid wsp:val=&quot;00EB1D9F&quot;/&gt;&lt;wsp:rsid wsp:val=&quot;00EB52E6&quot;/&gt;&lt;wsp:rsid wsp:val=&quot;00EB6271&quot;/&gt;&lt;wsp:rsid wsp:val=&quot;00EB77C1&quot;/&gt;&lt;wsp:rsid wsp:val=&quot;00EC256E&quot;/&gt;&lt;wsp:rsid wsp:val=&quot;00EC2FF2&quot;/&gt;&lt;wsp:rsid wsp:val=&quot;00EC3980&quot;/&gt;&lt;wsp:rsid wsp:val=&quot;00EC46E9&quot;/&gt;&lt;wsp:rsid wsp:val=&quot;00EC495C&quot;/&gt;&lt;wsp:rsid wsp:val=&quot;00EC4B52&quot;/&gt;&lt;wsp:rsid wsp:val=&quot;00EC5C1E&quot;/&gt;&lt;wsp:rsid wsp:val=&quot;00EC7125&quot;/&gt;&lt;wsp:rsid wsp:val=&quot;00EC7BD1&quot;/&gt;&lt;wsp:rsid wsp:val=&quot;00ED4B10&quot;/&gt;&lt;wsp:rsid wsp:val=&quot;00ED4B35&quot;/&gt;&lt;wsp:rsid wsp:val=&quot;00ED4EDC&quot;/&gt;&lt;wsp:rsid wsp:val=&quot;00ED57CA&quot;/&gt;&lt;wsp:rsid wsp:val=&quot;00EE0FBB&quot;/&gt;&lt;wsp:rsid wsp:val=&quot;00EE3461&quot;/&gt;&lt;wsp:rsid wsp:val=&quot;00EE481E&quot;/&gt;&lt;wsp:rsid wsp:val=&quot;00EE4D7C&quot;/&gt;&lt;wsp:rsid wsp:val=&quot;00EE6396&quot;/&gt;&lt;wsp:rsid wsp:val=&quot;00EF0CC0&quot;/&gt;&lt;wsp:rsid wsp:val=&quot;00EF1DAD&quot;/&gt;&lt;wsp:rsid wsp:val=&quot;00EF1EB2&quot;/&gt;&lt;wsp:rsid wsp:val=&quot;00EF3B86&quot;/&gt;&lt;wsp:rsid wsp:val=&quot;00EF5AA5&quot;/&gt;&lt;wsp:rsid wsp:val=&quot;00F011A2&quot;/&gt;&lt;wsp:rsid wsp:val=&quot;00F01B08&quot;/&gt;&lt;wsp:rsid wsp:val=&quot;00F01F81&quot;/&gt;&lt;wsp:rsid wsp:val=&quot;00F039EB&quot;/&gt;&lt;wsp:rsid wsp:val=&quot;00F06C7D&quot;/&gt;&lt;wsp:rsid wsp:val=&quot;00F1055D&quot;/&gt;&lt;wsp:rsid wsp:val=&quot;00F116B1&quot;/&gt;&lt;wsp:rsid wsp:val=&quot;00F128E8&quot;/&gt;&lt;wsp:rsid wsp:val=&quot;00F12E19&quot;/&gt;&lt;wsp:rsid wsp:val=&quot;00F12F7E&quot;/&gt;&lt;wsp:rsid wsp:val=&quot;00F147B7&quot;/&gt;&lt;wsp:rsid wsp:val=&quot;00F152FB&quot;/&gt;&lt;wsp:rsid wsp:val=&quot;00F1590F&quot;/&gt;&lt;wsp:rsid wsp:val=&quot;00F16515&quot;/&gt;&lt;wsp:rsid wsp:val=&quot;00F2236D&quot;/&gt;&lt;wsp:rsid wsp:val=&quot;00F22974&quot;/&gt;&lt;wsp:rsid wsp:val=&quot;00F24FDE&quot;/&gt;&lt;wsp:rsid wsp:val=&quot;00F25B7F&quot;/&gt;&lt;wsp:rsid wsp:val=&quot;00F25F84&quot;/&gt;&lt;wsp:rsid wsp:val=&quot;00F271B2&quot;/&gt;&lt;wsp:rsid wsp:val=&quot;00F27A44&quot;/&gt;&lt;wsp:rsid wsp:val=&quot;00F32900&quot;/&gt;&lt;wsp:rsid wsp:val=&quot;00F370B5&quot;/&gt;&lt;wsp:rsid wsp:val=&quot;00F4097A&quot;/&gt;&lt;wsp:rsid wsp:val=&quot;00F42E44&quot;/&gt;&lt;wsp:rsid wsp:val=&quot;00F45FD6&quot;/&gt;&lt;wsp:rsid wsp:val=&quot;00F46463&quot;/&gt;&lt;wsp:rsid wsp:val=&quot;00F51CB1&quot;/&gt;&lt;wsp:rsid wsp:val=&quot;00F52A16&quot;/&gt;&lt;wsp:rsid wsp:val=&quot;00F5468C&quot;/&gt;&lt;wsp:rsid wsp:val=&quot;00F56373&quot;/&gt;&lt;wsp:rsid wsp:val=&quot;00F566C7&quot;/&gt;&lt;wsp:rsid wsp:val=&quot;00F56F3C&quot;/&gt;&lt;wsp:rsid wsp:val=&quot;00F5709B&quot;/&gt;&lt;wsp:rsid wsp:val=&quot;00F618D1&quot;/&gt;&lt;wsp:rsid wsp:val=&quot;00F6428B&quot;/&gt;&lt;wsp:rsid wsp:val=&quot;00F64D51&quot;/&gt;&lt;wsp:rsid wsp:val=&quot;00F654D9&quot;/&gt;&lt;wsp:rsid wsp:val=&quot;00F67B1B&quot;/&gt;&lt;wsp:rsid wsp:val=&quot;00F716C8&quot;/&gt;&lt;wsp:rsid wsp:val=&quot;00F71B2C&quot;/&gt;&lt;wsp:rsid wsp:val=&quot;00F71B8C&quot;/&gt;&lt;wsp:rsid wsp:val=&quot;00F71E34&quot;/&gt;&lt;wsp:rsid wsp:val=&quot;00F73FD4&quot;/&gt;&lt;wsp:rsid wsp:val=&quot;00F740E6&quot;/&gt;&lt;wsp:rsid wsp:val=&quot;00F74126&quot;/&gt;&lt;wsp:rsid wsp:val=&quot;00F75997&quot;/&gt;&lt;wsp:rsid wsp:val=&quot;00F76C78&quot;/&gt;&lt;wsp:rsid wsp:val=&quot;00F80C51&quot;/&gt;&lt;wsp:rsid wsp:val=&quot;00F80D85&quot;/&gt;&lt;wsp:rsid wsp:val=&quot;00F83B81&quot;/&gt;&lt;wsp:rsid wsp:val=&quot;00F852B2&quot;/&gt;&lt;wsp:rsid wsp:val=&quot;00F90927&quot;/&gt;&lt;wsp:rsid wsp:val=&quot;00F909C5&quot;/&gt;&lt;wsp:rsid wsp:val=&quot;00F92637&quot;/&gt;&lt;wsp:rsid wsp:val=&quot;00F92B0D&quot;/&gt;&lt;wsp:rsid wsp:val=&quot;00F939ED&quot;/&gt;&lt;wsp:rsid wsp:val=&quot;00F94CE1&quot;/&gt;&lt;wsp:rsid wsp:val=&quot;00F94D2A&quot;/&gt;&lt;wsp:rsid wsp:val=&quot;00F96036&quot;/&gt;&lt;wsp:rsid wsp:val=&quot;00F97D4A&quot;/&gt;&lt;wsp:rsid wsp:val=&quot;00F97DC4&quot;/&gt;&lt;wsp:rsid wsp:val=&quot;00FA15CF&quot;/&gt;&lt;wsp:rsid wsp:val=&quot;00FA1DC2&quot;/&gt;&lt;wsp:rsid wsp:val=&quot;00FA31AC&quot;/&gt;&lt;wsp:rsid wsp:val=&quot;00FA54A4&quot;/&gt;&lt;wsp:rsid wsp:val=&quot;00FA6CC0&quot;/&gt;&lt;wsp:rsid wsp:val=&quot;00FA778A&quot;/&gt;&lt;wsp:rsid wsp:val=&quot;00FA7E0A&quot;/&gt;&lt;wsp:rsid wsp:val=&quot;00FB05F9&quot;/&gt;&lt;wsp:rsid wsp:val=&quot;00FB2767&quot;/&gt;&lt;wsp:rsid wsp:val=&quot;00FB5C33&quot;/&gt;&lt;wsp:rsid wsp:val=&quot;00FC07BF&quot;/&gt;&lt;wsp:rsid wsp:val=&quot;00FC0AFC&quot;/&gt;&lt;wsp:rsid wsp:val=&quot;00FC12C3&quot;/&gt;&lt;wsp:rsid wsp:val=&quot;00FC148E&quot;/&gt;&lt;wsp:rsid wsp:val=&quot;00FC1704&quot;/&gt;&lt;wsp:rsid wsp:val=&quot;00FC66C1&quot;/&gt;&lt;wsp:rsid wsp:val=&quot;00FC6E5B&quot;/&gt;&lt;wsp:rsid wsp:val=&quot;00FD1A77&quot;/&gt;&lt;wsp:rsid wsp:val=&quot;00FD1E5D&quot;/&gt;&lt;wsp:rsid wsp:val=&quot;00FD3191&quot;/&gt;&lt;wsp:rsid wsp:val=&quot;00FD31DC&quot;/&gt;&lt;wsp:rsid wsp:val=&quot;00FD3604&quot;/&gt;&lt;wsp:rsid wsp:val=&quot;00FD3725&quot;/&gt;&lt;wsp:rsid wsp:val=&quot;00FD5C61&quot;/&gt;&lt;wsp:rsid wsp:val=&quot;00FD6A1B&quot;/&gt;&lt;wsp:rsid wsp:val=&quot;00FE0058&quot;/&gt;&lt;wsp:rsid wsp:val=&quot;00FE29EE&quot;/&gt;&lt;wsp:rsid wsp:val=&quot;00FE37CD&quot;/&gt;&lt;wsp:rsid wsp:val=&quot;00FE40AB&quot;/&gt;&lt;wsp:rsid wsp:val=&quot;00FE455B&quot;/&gt;&lt;wsp:rsid wsp:val=&quot;00FE4679&quot;/&gt;&lt;wsp:rsid wsp:val=&quot;00FE4781&quot;/&gt;&lt;wsp:rsid wsp:val=&quot;00FE6AD5&quot;/&gt;&lt;wsp:rsid wsp:val=&quot;00FF0DCF&quot;/&gt;&lt;wsp:rsid wsp:val=&quot;00FF2669&quot;/&gt;&lt;wsp:rsid wsp:val=&quot;00FF27F5&quot;/&gt;&lt;wsp:rsid wsp:val=&quot;00FF33F5&quot;/&gt;&lt;wsp:rsid wsp:val=&quot;00FF3CB9&quot;/&gt;&lt;wsp:rsid wsp:val=&quot;00FF4A27&quot;/&gt;&lt;wsp:rsid wsp:val=&quot;00FF5268&quot;/&gt;&lt;wsp:rsid wsp:val=&quot;00FF77A3&quot;/&gt;&lt;/wsp:rsids&gt;&lt;/w:docPr&gt;&lt;w:body&gt;&lt;wx:sect&gt;&lt;w:p wsp:rsidR=&quot;00000000&quot; wsp:rsidRDefault=&quot;00C5062C&quot; wsp:rsidP=&quot;00C5062C&quot;&gt;&lt;m:oMathPara&gt;&lt;m:oMath&gt;&lt;m:r&gt;&lt;w:rPr&gt;&lt;w:rFonts w:ascii=&quot;Cambria Math&quot; w:fareast=&quot;???&quot; w:h-ansi=&quot;Cambria Math&quot;/&gt;&lt;wx:font wx:val=&quot;Cambria Math&quot;/&gt;&lt;w:i/&gt;&lt;w:sz w:val=&quot;24&quot;/&gt;&lt;/w:rPr&gt;&lt;m:t&gt;MIoU=&lt;/m:t&gt;&lt;/m:r&gt;&lt;m:f&gt;&lt;m:fPr ws&gt;wsp&lt;sp:mp:r::rscrsitsidridRldRDPRDerDef&gt;efa&lt;fauwaul:ultrlt=Pt=&quot;r=&quot;0&gt;&quot;00&lt;00Cw0C5:C50r506F062o62Cnts w:ascii=&quot;Cambria Math&quot; w:fareast=&quot;???&quot; w:h-ansi=&quot;Cambria Math&quot;/&gt;&lt;wx:font wx:val=&quot;Cambria Math&quot;/&gt;&lt;w:i/&gt;&lt;w:sz w:val=&quot;24&quot;/&gt;&lt;/w:rPr&gt;&lt;/m:ctrlPr&gt;&lt;/m:fPr&gt;&lt;m:nu wsm&gt;&lt;mwsp:r&gt;&lt;sp:w:rPp:rr&gt;&lt;w:rs:rForsints sidw:asidRcii=dRD&quot;CamRDebriaDef Matefah&quot; wfau:farauleastult=&quot;?rlt=??:rPt=&quot;&quot; w:rPr=&quot;0h-anPr&gt;&quot;00si=&quot;r&gt;&lt;00CCamb&gt;&lt;w0C5ria &lt;w:C50Mathw:r506&quot;/&gt;&lt;:rF062wx:frFo62Cont wx:val=&quot;Cambria Math&quot;/&gt;&lt;w:i/&gt;&lt;w:sz w:val=&quot;24&quot;/&gt;&lt;/w:rPr&gt; ws&lt;m:t&gt;1&lt;wsp/m:t&gt;&lt;/sp:m:r&gt;&lt;/mp:r:num&gt;&lt;m:rs:den&gt;&lt;mrsi:r&gt;&lt;w:rsidPr&gt;&lt;w:ridRFonts wdRD:ascii=RDe&quot;CambriDefa Math&quot;efa w:farefauast=&quot;?raul??&quot; wastult:h-ansi=?rlt=&quot;Cambria Mt=&quot;ath&quot;/&gt;&lt;wx:=&quot;0font wx:va&quot;00l=&quot;Cambria00C Math&quot;/&gt;&lt;w0C5:i/&gt;&lt;w:sz C50w:val=&quot;24&quot;506/&gt;&lt;/w:&gt; wsrPr&gt;062&lt;m:&lt;wspt&gt;k+1&lt;/62C/sp:m:t&gt;&lt;/m:r&gt;mp:r&lt;/m:den&gt;&lt;/m:rsm:f&gt;&lt;m:narmrsiy&gt;&lt;m:naryPrsidr&gt;&lt;m:chr mridR:val=&quot;??/ wdRD&gt;&lt;m:limLoci=RDe m:val=&quot;unriDefdOvr&quot;/&gt;&lt;m:h&quot;efactrlPr&gt;&lt;w:refaurPr&gt;&lt;w:rFonraults w:ascii=&quot;Cltambria Math&quot; w=:fareast=&quot;??=&quot;?? w:h-ansi:=&quot;0=&quot;Camb wsria Mata&quot;00h&quot;/wsp&gt;&lt;wx:font a00Csp:wx:val=&quot;Cambrwp:r0C5ia Math&quot;/&gt;&lt;:rsw: C50i/&gt;&lt;w:szrsi w:va&quot;506l=&quot;24sid&quot;/&gt;&lt;/w:r&gt;062PridR&gt;&lt;/m:ctrlP&lt;/62CRDr&gt;&lt;/m:naryPr&gt;&lt;mDe:sub&gt;&lt;m:r&gt;&lt;w:rPefr&gt;&lt;w:rFonts w:afascii=&quot;Cambria Mauath&quot; w:fareast=ul&quot;???&quot; w:h-an=&quot;Cltsi=&quot;Cambria Ma wsth&quot; w=h&quot;/&gt;&lt;wx:fonwspt w&quot;??=&quot;x:val=&quot;CCsp:ambria Ma=&quot;0th&quot;/&gt;wp:r&lt;w:i/&gt;&lt;w:sz &quot;00w:&lt;:rsval=&quot;24&quot;/&gt;&lt;/w:r00zrsiCPr&gt;&lt;m:t&gt;i=0&lt;/m:t4sid&gt;0C5&lt;/m:r&gt;&lt;/m:subridR&gt;&lt;m:C50sup&gt;&lt;m:r&gt;&lt;2CRDw:rPr&gt;&lt;506w:rFont&lt;mDes w:ascii=062&quot;CamrPefbria Math&quot; w:62Cf:afaareast=&quot;???&quot; wria Mau:a wsh-ansi=&quot;Cambria eastnwsp=ulMath&quot;/&gt;&lt;wx:font wxsp::v&quot;Cltal=&quot;Cambria Matp:rh&quot;/&gt;&lt;&quot; w=w:i/&gt;&lt;w:sz w:rs:val=&quot;24?=&quot;&quot;/&gt;&lt;/w:rPrrsi&gt;&lt;m:t&gt;k&lt;/m=&quot;0:t&gt;&lt;/m:rsid&gt;&lt;/m:sup&gt;&lt;m:&quot;00e&gt;&lt;m:fidR&gt;&lt;m:fPr&gt;&lt;m:ctr00ClPr&gt;CRD&lt;w:rPr&gt;&lt;w:rFonts0C5 wmDe:ascii=&quot;Cambria MaC50Pefth&quot; w:fareast=&quot;???&gt;f:afa&lt;506? w:h-ansspi=&quot;Cambriaiaui=062 Math&quot;p:/&gt;&lt;wx:font wxul: w:62Cva:rl=&quot;Cambria Mathlt&quot;/&gt;&lt;w:irs/&gt;&lt;w:sz w:val=&quot;24w=&quot;/&gt;&lt;/siw:rPr&gt;&lt;/m:ctrlPr&gt;&lt;=&quot;/m:fidPr&gt;&lt;m:num&gt;&lt;m:sSub&gt;&lt;&quot;0m:sdRSubPr&gt;&lt;m:ctrlPr&gt;&lt;w:r00PrRD&gt;&lt;w:rFonts w:ascii=&quot;C0CaDembria Math&quot; w:fareast=&quot;=C5ef&quot;???&quot; w:h-ansi=&quot;CasspmbMaCafa50ria Math&quot;/&gt;&lt;wx:f&quot;p:ont wx:viau&lt;506al=&quot;Cambriaa:r Math&quot;/&gt;&lt;w:xuli/&gt;&lt;062w:sz irsw:val=&quot;24&quot;/&gt;&lt;/hltw:rPr&gt;&lt;62/siC/m:ctrlPr&gt;&lt;/m:sS4w=ubPr&gt;&lt;fidm:e&gt;&lt;m:r&gt;&lt;w:rPr&gt;&lt;w:&lt;=&quot;rFonsdRts w:ascii=&quot;Cambria M&lt;&quot;0atrRDh&quot; w:fareast=&quot;???&quot; weast=&quot;&lt;w:C0CaDer00:h-ansi=&quot;Cambria sspMath&quot;/t=C5ef&gt;&lt;i=&quot;C0Cwx:font w&quot;p:x:val=&quot;Cambrafaia Mast=C5ath&quot;a:r/&gt;&lt;w:i/&gt;&lt;w:sz wiau:val=&quot;24&quot;C5irs0/&gt;&lt;/w:rPr&gt;&lt;m:t&gt;p&lt;xul/m:t&gt;&lt;/m/si:r&gt;506&lt;/m:e&gt;&lt;m:sub&gt;&lt;mhlt:r&gt;&lt;wfid:rPr&gt;&lt;w:r062Fonts w:asci4w=i=sdR&quot;Cambria Math&quot; 62Cw:fareas&lt;=&quot;rRDt=&quot;???&quot; w:h-ansi=&quot;Cambriaa Mssp&lt;aDe&quot;0 Math&quot;/&gt;&lt;wx:font wx:val=&quot;C&quot;p:ambr5efir00a Math&quot;/&gt;&lt;w:i/&gt;&lt;w:sz a:rw:val=&quot;afa24&quot;C0C/&gt;&lt;/w:rPr&gt;&lt;m:t&gt;iirsi&lt;/m:t&gt;&lt;/miau:r&gt;&lt;/=C5m:sub&gt;&lt;/m:s/siSub&gt;&lt;/m:num&gt;&lt;xulm:den&gt;&lt;C50m:naryfid&gt;&lt;m:naryPr&gt;&lt;m:chhltr m:val=&quot;506?sdR?/&gt;&lt;m:limL&quot;rRoc m:vali4w==&quot;subSup&quot;&quot;rRD/&gt;&lt;r062m:ctrlPr&gt;&lt;w:rPrs&lt;=&quot;&gt;&lt;w:rFontes w:asc&quot; 62Cii=&quot;Cambria M0ath&quot; w:fafreast=&quot;???? w:h-ansi=&quot;ir00Cambri&quot;afaa Mairsth&quot;/&gt;&lt;wx:font wx:val=&quot;Ca&quot;C0Cmbrmiau/siia Math&quot;/&gt;&lt;w:i/&gt;&lt;w:sz w:val=&quot;24/=C5fid&lt;xul&quot;/&gt;&lt;/w:rPr&gt;&lt;/m:ctrlPr&gt;&lt;/m:nary?sdrRRPr&gt;&lt;&lt;hhltC50m:sub&gt;&lt;m:r&gt;&lt;w:rPr&gt;&lt;w:r:cForRDnts w:asc4w=i&quot;506i=&quot;Cambria Ma&quot; th&quot; w:ntefareast=&quot;?s&lt;=&quot;??&quot; &gt;&lt;r0ast=&quot;?62w:h-ansi= w:faf&quot;Cambria Math&quot;ria M0/irs&gt;&lt;wx:font wxc&quot; 62Cafa:val=&quot;Cambria Mat/sih&quot;r00/&gt;&lt;w:i/&gt;&lt;w:sz w:viaual=&quot;24&quot;/&gt;&lt;/w:fidrPr&gt;&lt;m:tC0C&gt;j=0&lt;/mdrR:t&gt;&lt;/m:rxul&gt;&lt;/m:sub&gt;sdR&lt;m:sup&gt;&lt;m:r&gt;&lt;wr:c=C5:rPr&gt;&lt;w:rFonthlts w:asrRDcii=&quot;Camba&quot; ria Math&quot; C50w:fareast=&quot;4w=??:nte?? w:&quot;?h-ansi=&quot;Cambria Mci&quot;506ath&quot;/&gt;?s&lt;=&quot;:faf&lt;wirsx:font wx:val=&quot;Cambria Math&quot;/&gt;&lt;w:i062/&gt; C/siafaM0&lt;w:sz w:val=&quot;24&quot;/&gt;&lt;/w:rPr&gt;&lt;m:t&gt;k&lt;/m:fidtdrR&gt;&lt;/viau6r002Cm:r&gt;&lt;/m:sup&gt;&lt;m:e&gt;&lt;m:sSub&gt;&lt;mr:csdR:sSubPr&gt;&lt;rxulm:cC0CtrlPr&gt;&lt;w:rPr&gt;&lt;w:rFa&quot; onts rRDw:ascii=&quot;Cambthltria M=C5ath&quot; w:fa?reast=&quot;?nte??? w:h-ansi=&quot;st=&quot;4w=Cambriah&quot; rsC50 Math&quot;/&gt;&lt;fafwx:font wx:val=&quot;Cambria&lt;=&quot; Masith&quot;/&gt;&lt;w:i506/&gt;&lt;w:afasz w:val=&quot;24&quot;/rR&gt;&lt;/w:rPr&gt;&lt;id M0/m:ctrlPr&gt;&lt;/m:sS062iauubPr&gt;&lt;:cm:e&gt;&lt;m:r&gt;&lt;w:rdRPr&gt;&lt;w:r00rFonts w:ascii=&quot;Cax&quot; ulmb62Cria Math&quot; RDw:fareast=&quot;C0C???&quot; w:w:fa?h-ansi=mbthlt&quot;Cambri=&quot;?ntea Math&quot;/&gt;&lt;wx:font wx rsa M=C5:val=&quot;Cambria Ma4w=th&quot;/faf&gt;&lt;w:i/&gt;&lt;w:sz wasi:val=&quot;24&quot;/&gt;&lt;/C50w:r/rRPr&gt;&lt;m:t&gt;p&lt;/&lt;=&quot;m:afat&gt;&lt;/m:r&gt;&lt;id&lt;/m:e&gt;&lt;m:sub&gt;&lt;m&lt;:c:r&gt;&lt;w:rP506r&gt;&lt;w:rFonts M0 iauw:rdRascii=&quot;Cambx&quot; ria Math&quot; w:fareast=&quot;?S062??&quot; &lt;w:th&quot; RD&quot;Caxulfa?r00w:h-ansi=&quot;Cambria Math&quot;/&gt;&lt;wx:font wx:val=nte&quot;a rsmb62t=hlt&quot;C0CCCambria Math&quot;/&gt;&lt;w:i/&gt;&lt;w:sz w:val=&quot;2asi4faf/rR&quot;/&gt;&lt;/w:rPr&gt;4w=&lt;m=C5:t&gt;ij&lt;/m:t&gt;&lt;/m:r&gt;&lt;/m:sub&gt;&lt;&lt;id&lt;:c/m:sSubafa&gt;&lt;/m:e&gt;&lt;/m:na&lt;=&quot;ry&gt;&lt;C50m:r&gt;&lt;w:rPr&gt;&lt;w:rx&quot; FrdRonts w:ascii=iau&quot;Cambria Math&quot; M0 w:fare506ast=&quot;???RD? w:h-ansi=&quot;Cambrxulia Math&quot;/&gt;&lt;wx:fr00ont wxrs:va?S06=nte2l=&quot;Cambria Math&quot;/&gt;&lt;w:i=hlt/&gt;&lt;w:sz w/rR:valasi=&quot;2&quot;C0C4&quot;/&gt;&lt;/w:4fafrPr&gt;&lt;m:t62C&gt;+&lt;/m:t&gt;&lt;/m:r&gt;&lt;:c&lt;m&gt;4w=:n&lt;idary&gt;&lt;m:naryPr&gt;&lt;mm=C5:cbafahr m:val=&quot;??/rx&quot; &gt;&lt;m:limLoc mFrdR:valna&lt;=&quot;=&quot;subSup&quot;/&gt;&lt;m:ctrlPri=iau&gt;ast=&gt;&lt;C50&lt;w:rPr&gt;&lt;w:rFon?RDts w:ascii=&quot;Ch&quot; M0ambria Math&quot; wrs:fareaulst=&quot;?are506??&quot;=nte w:h-aw/rRnsi=&quot;Cambria :fr00Malasith&quot;/&gt;&lt;wx:font wx=hlt:val=&quot;Camb&gt;&lt;:cria4faf MaS062th&quot;/&gt;&lt;w:i/&gt;n&lt;id&lt;w:sz w:&quot;C0Cval=&quot;24&quot;/&gt;&lt;/w:x&quot; rP&gt;4w=r&gt;&lt;/m:ctrbafalPr&gt;&lt;/m:narrdRy:t62CPr&gt;&lt;m:sub&gt;&lt;m:r&gt;mst==C5&lt;w:rPr&gt;&lt;w:rFon&lt;=&quot;ts w:asiaucii=&quot;?RDCambria Math&quot; w:fawrsreast=&quot;???&quot;&gt;&gt;&lt;C50 w/rR:h-ansCh&quot; M0i=&quot;areaulnteCambria Math&quot;asi/&gt;&lt;wx:font wx:val=&lt;:c&quot;Cambria Math&quot;/&gt;&lt;re506w:i/&gt;r00&lt;wfafhlt:sz&lt;id w:val=&quot;24&quot;/&gt;&lt;x&quot; /w:rPr&gt;&lt;m:t&gt;j=0&lt;/m:t&gt;&lt;/m:r&gt;&lt;/m:sub&gt;&lt;m:062sCafrdRa0Cu4w=p&gt;&lt;st=m:r&gt;&lt;w:rPr&gt;&lt;w:rFonts w:ascii=&quot;Cambria Math&quot; w:fare?RDast=iawrsu&quot;?6=C&lt;=&quot;52C??? w:h-ansi=&quot;Cambria Math&quot;/&gt;&lt;wx:font wx:valte=&quot;siCambria:cul Math&quot;M0/50&gt;&lt;w:i/&gt;&lt;w:sz w:val=&quot;24&quot;/&gt;&lt;/w:rPr&gt;&lt;m:t&gt;k&lt;/mid:taf&quot; &gt;&lt;/m:r&gt;&lt;/m:ltsup&gt;&lt;m00:e&gt;06&lt;m:sSub&gt;&lt;m:sSubPr&gt;&lt;m:ctrlPr&gt;&lt;w:rdRPt=r&gt;&lt;w:rFfaonts w:ascii=w=&quot;Cambr0Cia Mat62h&quot; w:fareast=&quot;???&quot; iawrC&lt;=&quot;5sre?RDw:h-ansi=&quot;Camt=iaubria Math&quot;/&gt;&lt;w=C&lt;=&quot;x:font ?6=C5wx:val==a:c&quot;?&quot;si62C&quot;Camltebria Math&quot;/&gt;&lt;w:i/&gt;&lt;waul:sz w:val=&quot;24&quot;/&gt;&lt;&quot;M0/w:rPf&quot; r&gt;&lt;/m:midc/50trlPr&gt;&lt;/m:tafsSubPr&gt;&lt;m:e&gt;&lt;m:r&gt;&lt;w:rPr:lt&gt;&lt;w:rFonts Pt=w:asciim00rdR=&quot;Cambria Math&quot;&gt;06 w:Ffafareast=&quot;???&quot; w:h=&quot;5-ansi=cii=wrsw=&quot;Cambria Mat?RDh&quot;/&gt;&lt;wxambr0C:font wx:val=&quot;iauCambr a:cMat62ia Math&quot;/&quot;si&gt;&lt;w:i/&gt;&lt;w:s&lt;=&quot;z w:vlteal=&quot;24&quot;/&gt;&lt;/w:rPr&gt;&lt;m=C5:t&gt;p&lt;f&quot; /m:t&gt;aul&lt;/m:r&gt;&lt;/m:mide&gt;&lt;m:62Csub&gt;&lt;m:r&gt;&lt;w:rP&quot;M0rtaf&gt;&lt;w:rFonts w:ascPt=ii=&quot;Cambri/50a Math:ltrdR&quot; w:fareast=&quot;???&quot; w:=&quot;5h-ansi=&quot;Ca w:Ffaciim00wrsmbria Math&quot;/&gt;&lt;wx:font wx:v?RDal=&quot;th&quot;&gt;0=w=6Caa:cmbria Math&quot;/&gt;&lt;w:i/&gt;&lt;w:sz w&quot;si:iauval=&quot;24r0C&quot;/&gt;&lt;/w:rPr&gt;&lt;m:t&gt;jltei&lt;/m:tf&quot; &gt;&lt;/m:r&gt;&lt;/m&lt;=&quot;:subt62&gt;&lt;/m:sSub&gt;mid&lt;m:r&gt;&lt;w:rPraul&gt;&lt;w:rFonts =C5w:ascii=Pt=&quot;Ctafambria Math&quot; w:farea&quot;M0st=&quot;?trdR?5??m:62C&quot; w:h-ansi=ath:lt&quot;Cambriawrs Math&quot;/bri/50Ffa&gt;&lt;wx:font wx:val=&quot;Ca:cambr?RDia Mm00ath&quot;/&gt;&lt;w:i/&gt;&lt;w:sz w:val=&quot;si&quot;2=w=4&quot;/&gt;&lt;/w:rPr&gt;&lt;m:t&gt;-iau&lt;/m:&gt;f&quot; 06t&gt;&lt;/m:r&gt;&lt;m:ltesSub&gt;&lt;m:sSubPr0Cr&gt;&lt;m:ctrlPmidr&gt;&lt;w:rPr&gt;&lt;w:rF&lt;=&quot;onts w:ascPt=ii=&quot;Caaulmbria Math&quot; t62tafw:f?5areast=&quot;???&quot; w?trdRts =C5:h-ansi=&quot;Cambria awrsMrea&quot;M0ath&quot;/&gt;&lt;wx:font :ltCa:cwx:val=&quot;CambFfaria Math&quot;/&gt;&lt;w6?RD2C:i/&gt;&lt;w:sz w:val=&quot;=&quot;si/5024&quot;/&gt;&lt;/w:rPr&gt;&lt;/m0&gt;f&quot; 0m:ctrlPr&gt;&lt;/m:s=w=SubPr&gt;&lt;m:iaue&gt;&lt;m:r&gt;&lt;wlte:rPr&gt;&lt;w:rFontsPmid w:ascii=&quot;CambrcPt=ia&gt;06 Math&quot; w:farr:f?50Ceast=&quot;???:rF&lt;=&quot;&quot; w:&quot;Caaulh-at62tafnsi=&quot;CamrdRbria Math&quot;/&gt;wrs&lt;wx:font wx:vaa:cl=&quot;Cambria Math&quot; t62h&quot;/&gt;&lt;w:i=C5/&gt;&lt;w:sz w&quot;M0:va:ltFfal=?RD&quot;24&quot;/&gt;&lt;/w&quot;si:rPr&gt;&lt;m:t&gt;f&quot; p&lt;/m:t&gt;&lt;/m:r&gt;&lt;/m:e&gt;&lt;m:sub&gt;&lt;m:r&gt;&lt;w:rPr&gt;&lt;w62C:rFon/50ts w:am00sclteiau=wmid=ii=&quot;CPt=ambria Maf?5th&quot; w:fareast=&quot;???&quot; w:h-ansi=&quot;Cambria Math&quot;/&gt;&lt;wx:font wxria&gt;06ftardRfarwrsraul0a:cC&lt;=&quot;:val=&quot;Cambria Math&quot;/&gt;&lt;w:i/&gt;&lt;w:sz w:val=&quot;24&quot;/&gt;&lt;/w:rPr&gt;&lt;m:t&gt;ii&lt;/m:t&gt;&lt;/m:r?RD&quot;si&gt;f&quot; &lt;/mFfa:sub&gt;&lt;:lt/m:&quot;M0=C5st62Sub&gt;&lt;/m:e&gt;&lt;/m:nary&gt;&lt;/m:den&gt;&lt;/m:f&gt;&lt;/m:e&gt;&lt;/m:nary&gt;&lt;/m:oMPt=f?5midalteth&gt;&lt;/m:oMiauathPara&gt;&lt;=w=/w:pm00&gt;&lt;w/50:sec62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ins>
        </m:r>
      </m:oMath>
      <w:r w:rsidRPr="005869CE">
        <w:rPr>
          <w:sz w:val="24"/>
          <w:szCs w:val="24"/>
        </w:rPr>
        <w:instrText xml:space="preserve"> </w:instrText>
      </w:r>
      <w:r w:rsidRPr="005869CE">
        <w:rPr>
          <w:sz w:val="24"/>
          <w:szCs w:val="24"/>
        </w:rPr>
        <w:fldChar w:fldCharType="end"/>
      </w:r>
      <w:r w:rsidRPr="005869CE">
        <w:rPr>
          <w:sz w:val="24"/>
          <w:szCs w:val="24"/>
        </w:rPr>
        <w:fldChar w:fldCharType="begin"/>
      </w:r>
      <w:r w:rsidRPr="005869CE">
        <w:rPr>
          <w:sz w:val="24"/>
          <w:szCs w:val="24"/>
        </w:rPr>
        <w:instrText xml:space="preserve"> QUOTE </w:instrText>
      </w:r>
      <m:oMath>
        <m:r>
          <m:rPr>
            <m:sty m:val="p"/>
          </m:rPr>
          <w:rPr>
            <w:rFonts w:ascii="Cambria Math" w:hAnsi="Cambria Math"/>
            <w:sz w:val="24"/>
            <w:szCs w:val="24"/>
          </w:rPr>
          <m:t>MIoU=</m:t>
        </m:r>
        <m:f>
          <m:fPr>
            <m:ctrlPr>
              <w:rPr>
                <w:rFonts w:ascii="Cambria Math" w:hAnsi="Cambria Math"/>
                <w:i/>
                <w:sz w:val="24"/>
                <w:szCs w:val="24"/>
              </w:rPr>
            </m:ctrlPr>
          </m:fPr>
          <m:num>
            <m:r>
              <m:rPr>
                <m:sty m:val="p"/>
              </m:rPr>
              <w:rPr>
                <w:rFonts w:ascii="Cambria Math" w:hAnsi="Cambria Math"/>
                <w:sz w:val="24"/>
                <w:szCs w:val="24"/>
              </w:rPr>
              <m:t>1</m:t>
            </m:r>
          </m:num>
          <m:den>
            <m:r>
              <m:rPr>
                <m:sty m:val="p"/>
              </m:rPr>
              <w:rPr>
                <w:rFonts w:ascii="Cambria Math" w:hAnsi="Cambria Math"/>
                <w:sz w:val="24"/>
                <w:szCs w:val="24"/>
              </w:rPr>
              <m:t>k+1</m:t>
            </m:r>
          </m:den>
        </m:f>
        <m:nary>
          <m:naryPr>
            <m:chr m:val="∑"/>
            <m:limLoc m:val="undOvr"/>
            <m:ctrlPr>
              <w:rPr>
                <w:rFonts w:ascii="Cambria Math" w:hAnsi="Cambria Math"/>
                <w:i/>
                <w:sz w:val="24"/>
                <w:szCs w:val="24"/>
              </w:rPr>
            </m:ctrlPr>
          </m:naryPr>
          <m:sub>
            <m:r>
              <m:rPr>
                <m:sty m:val="p"/>
              </m:rPr>
              <w:rPr>
                <w:rFonts w:ascii="Cambria Math" w:hAnsi="Cambria Math"/>
                <w:sz w:val="24"/>
                <w:szCs w:val="24"/>
              </w:rPr>
              <m:t>i=0</m:t>
            </m:r>
          </m:sub>
          <m:sup>
            <m:r>
              <m:rPr>
                <m:sty m:val="p"/>
              </m:rPr>
              <w:rPr>
                <w:rFonts w:ascii="Cambria Math" w:hAnsi="Cambria Math"/>
                <w:sz w:val="24"/>
                <w:szCs w:val="24"/>
              </w:rPr>
              <m:t>k</m:t>
            </m:r>
          </m:sup>
          <m:e>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p</m:t>
                    </m:r>
                  </m:e>
                  <m:sub>
                    <m:r>
                      <m:rPr>
                        <m:sty m:val="p"/>
                      </m:rPr>
                      <w:rPr>
                        <w:rFonts w:ascii="Cambria Math" w:hAnsi="Cambria Math"/>
                        <w:sz w:val="24"/>
                        <w:szCs w:val="24"/>
                      </w:rPr>
                      <m:t>ii</m:t>
                    </m:r>
                  </m:sub>
                </m:sSub>
              </m:num>
              <m:den>
                <m:nary>
                  <m:naryPr>
                    <m:chr m:val="∑"/>
                    <m:limLoc m:val="subSup"/>
                    <m:ctrlPr>
                      <w:rPr>
                        <w:rFonts w:ascii="Cambria Math" w:hAnsi="Cambria Math"/>
                        <w:i/>
                        <w:sz w:val="24"/>
                        <w:szCs w:val="24"/>
                      </w:rPr>
                    </m:ctrlPr>
                  </m:naryPr>
                  <m:sub>
                    <m:r>
                      <m:rPr>
                        <m:sty m:val="p"/>
                      </m:rPr>
                      <w:rPr>
                        <w:rFonts w:ascii="Cambria Math" w:hAnsi="Cambria Math"/>
                        <w:sz w:val="24"/>
                        <w:szCs w:val="24"/>
                      </w:rPr>
                      <m:t>j=0</m:t>
                    </m:r>
                  </m:sub>
                  <m:sup>
                    <m:r>
                      <m:rPr>
                        <m:sty m:val="p"/>
                      </m:rPr>
                      <w:rPr>
                        <w:rFonts w:ascii="Cambria Math" w:hAnsi="Cambria Math"/>
                        <w:sz w:val="24"/>
                        <w:szCs w:val="24"/>
                      </w:rPr>
                      <m:t>k</m:t>
                    </m:r>
                  </m:sup>
                  <m:e>
                    <m:sSub>
                      <m:sSubPr>
                        <m:ctrlPr>
                          <w:rPr>
                            <w:rFonts w:ascii="Cambria Math" w:hAnsi="Cambria Math"/>
                            <w:i/>
                            <w:sz w:val="24"/>
                            <w:szCs w:val="24"/>
                          </w:rPr>
                        </m:ctrlPr>
                      </m:sSubPr>
                      <m:e>
                        <m:r>
                          <m:rPr>
                            <m:sty m:val="p"/>
                          </m:rPr>
                          <w:rPr>
                            <w:rFonts w:ascii="Cambria Math" w:hAnsi="Cambria Math"/>
                            <w:sz w:val="24"/>
                            <w:szCs w:val="24"/>
                          </w:rPr>
                          <m:t>p</m:t>
                        </m:r>
                      </m:e>
                      <m:sub>
                        <m:r>
                          <m:rPr>
                            <m:sty m:val="p"/>
                          </m:rPr>
                          <w:rPr>
                            <w:rFonts w:ascii="Cambria Math" w:hAnsi="Cambria Math"/>
                            <w:sz w:val="24"/>
                            <w:szCs w:val="24"/>
                          </w:rPr>
                          <m:t>ij</m:t>
                        </m:r>
                      </m:sub>
                    </m:sSub>
                  </m:e>
                </m:nary>
                <m:r>
                  <m:rPr>
                    <m:sty m:val="p"/>
                  </m:rPr>
                  <w:rPr>
                    <w:rFonts w:ascii="Cambria Math" w:hAnsi="Cambria Math"/>
                    <w:sz w:val="24"/>
                    <w:szCs w:val="24"/>
                  </w:rPr>
                  <m:t>+</m:t>
                </m:r>
                <m:nary>
                  <m:naryPr>
                    <m:chr m:val="∑"/>
                    <m:limLoc m:val="subSup"/>
                    <m:ctrlPr>
                      <w:rPr>
                        <w:rFonts w:ascii="Cambria Math" w:hAnsi="Cambria Math"/>
                        <w:i/>
                        <w:sz w:val="24"/>
                        <w:szCs w:val="24"/>
                      </w:rPr>
                    </m:ctrlPr>
                  </m:naryPr>
                  <m:sub>
                    <m:r>
                      <m:rPr>
                        <m:sty m:val="p"/>
                      </m:rPr>
                      <w:rPr>
                        <w:rFonts w:ascii="Cambria Math" w:hAnsi="Cambria Math"/>
                        <w:sz w:val="24"/>
                        <w:szCs w:val="24"/>
                      </w:rPr>
                      <m:t>j=0</m:t>
                    </m:r>
                  </m:sub>
                  <m:sup>
                    <m:r>
                      <m:rPr>
                        <m:sty m:val="p"/>
                      </m:rPr>
                      <w:rPr>
                        <w:rFonts w:ascii="Cambria Math" w:hAnsi="Cambria Math"/>
                        <w:sz w:val="24"/>
                        <w:szCs w:val="24"/>
                      </w:rPr>
                      <m:t>k</m:t>
                    </m:r>
                  </m:sup>
                  <m:e>
                    <m:sSub>
                      <m:sSubPr>
                        <m:ctrlPr>
                          <w:rPr>
                            <w:rFonts w:ascii="Cambria Math" w:hAnsi="Cambria Math"/>
                            <w:i/>
                            <w:sz w:val="24"/>
                            <w:szCs w:val="24"/>
                          </w:rPr>
                        </m:ctrlPr>
                      </m:sSubPr>
                      <m:e>
                        <m:r>
                          <m:rPr>
                            <m:sty m:val="p"/>
                          </m:rPr>
                          <w:rPr>
                            <w:rFonts w:ascii="Cambria Math" w:hAnsi="Cambria Math"/>
                            <w:sz w:val="24"/>
                            <w:szCs w:val="24"/>
                          </w:rPr>
                          <m:t>p</m:t>
                        </m:r>
                      </m:e>
                      <m:sub>
                        <m:r>
                          <m:rPr>
                            <m:sty m:val="p"/>
                          </m:rPr>
                          <w:rPr>
                            <w:rFonts w:ascii="Cambria Math" w:hAnsi="Cambria Math"/>
                            <w:sz w:val="24"/>
                            <w:szCs w:val="24"/>
                          </w:rPr>
                          <m:t>ji</m:t>
                        </m:r>
                      </m:sub>
                    </m:sSub>
                    <m:r>
                      <m:rPr>
                        <m:sty m:val="p"/>
                      </m:rP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p</m:t>
                        </m:r>
                      </m:e>
                      <m:sub>
                        <m:r>
                          <m:rPr>
                            <m:sty m:val="p"/>
                          </m:rPr>
                          <w:rPr>
                            <w:rFonts w:ascii="Cambria Math" w:hAnsi="Cambria Math"/>
                            <w:sz w:val="24"/>
                            <w:szCs w:val="24"/>
                          </w:rPr>
                          <m:t>ii</m:t>
                        </m:r>
                      </m:sub>
                    </m:sSub>
                  </m:e>
                </m:nary>
              </m:den>
            </m:f>
          </m:e>
        </m:nary>
      </m:oMath>
      <w:r w:rsidRPr="005869CE">
        <w:rPr>
          <w:sz w:val="24"/>
          <w:szCs w:val="24"/>
        </w:rPr>
        <w:instrText xml:space="preserve"> </w:instrText>
      </w:r>
      <w:r w:rsidRPr="005869CE">
        <w:rPr>
          <w:sz w:val="24"/>
          <w:szCs w:val="24"/>
        </w:rPr>
        <w:fldChar w:fldCharType="end"/>
      </w:r>
      <w:r w:rsidRPr="005869C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oMath>
      <w:r w:rsidRPr="005869CE">
        <w:rPr>
          <w:sz w:val="24"/>
          <w:szCs w:val="24"/>
        </w:rPr>
        <w:t xml:space="preserve"> represents the number of pixels belonging to class i but predicted as class </w:t>
      </w:r>
      <w:proofErr w:type="gramStart"/>
      <w:r w:rsidRPr="005869CE">
        <w:rPr>
          <w:sz w:val="24"/>
          <w:szCs w:val="24"/>
        </w:rPr>
        <w:t>j;.</w:t>
      </w:r>
      <w:proofErr w:type="gramEnd"/>
    </w:p>
    <w:p w14:paraId="1F9F2912" w14:textId="37F74F5D" w:rsidR="00E9678E" w:rsidRPr="005869CE" w:rsidRDefault="00E9678E" w:rsidP="00035CA4">
      <w:pPr>
        <w:pStyle w:val="Text"/>
        <w:spacing w:line="240" w:lineRule="auto"/>
        <w:ind w:firstLine="0"/>
        <w:jc w:val="both"/>
        <w:rPr>
          <w:sz w:val="24"/>
          <w:szCs w:val="24"/>
        </w:rPr>
        <w:pPrChange w:id="348" w:author="Microsoft Office User" w:date="2022-07-22T15:29:00Z">
          <w:pPr>
            <w:pStyle w:val="Text"/>
            <w:ind w:firstLine="0"/>
          </w:pPr>
        </w:pPrChange>
      </w:pPr>
    </w:p>
    <w:p w14:paraId="25AC62A0" w14:textId="0051AFDD" w:rsidR="00E9678E" w:rsidRPr="005869CE" w:rsidRDefault="00E9678E" w:rsidP="00035CA4">
      <w:pPr>
        <w:pStyle w:val="Text"/>
        <w:spacing w:line="240" w:lineRule="auto"/>
        <w:ind w:firstLine="0"/>
        <w:jc w:val="both"/>
        <w:rPr>
          <w:sz w:val="24"/>
          <w:szCs w:val="24"/>
        </w:rPr>
        <w:pPrChange w:id="349" w:author="Microsoft Office User" w:date="2022-07-22T15:29:00Z">
          <w:pPr>
            <w:pStyle w:val="Text"/>
            <w:ind w:firstLine="0"/>
          </w:pPr>
        </w:pPrChange>
      </w:pPr>
      <w:r w:rsidRPr="005869CE">
        <w:rPr>
          <w:sz w:val="24"/>
          <w:szCs w:val="24"/>
        </w:rPr>
        <w:t xml:space="preserve">(5) </w:t>
      </w:r>
      <w:r w:rsidR="00D23180" w:rsidRPr="005869CE">
        <w:rPr>
          <w:sz w:val="24"/>
          <w:szCs w:val="24"/>
        </w:rPr>
        <w:t>A</w:t>
      </w:r>
      <w:r w:rsidR="00123301" w:rsidRPr="005869CE">
        <w:rPr>
          <w:sz w:val="24"/>
          <w:szCs w:val="24"/>
        </w:rPr>
        <w:t xml:space="preserve">verage precision calculates the average precision value for recall value over 0 to 1. It can be calculated by finding the area under the precision-recall curve. </w:t>
      </w:r>
    </w:p>
    <w:p w14:paraId="1D2E862E" w14:textId="1CDE5D91" w:rsidR="00123301" w:rsidRPr="005869CE" w:rsidRDefault="00123301" w:rsidP="00035CA4">
      <w:pPr>
        <w:pStyle w:val="Text"/>
        <w:spacing w:line="240" w:lineRule="auto"/>
        <w:ind w:firstLine="0"/>
        <w:jc w:val="both"/>
        <w:rPr>
          <w:sz w:val="24"/>
          <w:szCs w:val="24"/>
        </w:rPr>
        <w:pPrChange w:id="350" w:author="Microsoft Office User" w:date="2022-07-22T15:29:00Z">
          <w:pPr>
            <w:pStyle w:val="Text"/>
            <w:ind w:firstLine="0"/>
          </w:pPr>
        </w:pPrChange>
      </w:pPr>
    </w:p>
    <w:p w14:paraId="19B848C3" w14:textId="44CBC6AF" w:rsidR="00123301" w:rsidRPr="005869CE" w:rsidRDefault="00910960" w:rsidP="00035CA4">
      <w:pPr>
        <w:pStyle w:val="Text"/>
        <w:spacing w:line="240" w:lineRule="auto"/>
        <w:ind w:firstLine="0"/>
        <w:jc w:val="both"/>
        <w:rPr>
          <w:sz w:val="24"/>
          <w:szCs w:val="24"/>
        </w:rPr>
        <w:pPrChange w:id="351" w:author="Microsoft Office User" w:date="2022-07-22T15:29:00Z">
          <w:pPr>
            <w:pStyle w:val="Text"/>
            <w:ind w:firstLine="0"/>
            <w:jc w:val="center"/>
          </w:pPr>
        </w:pPrChange>
      </w:pPr>
      <m:oMathPara>
        <m:oMath>
          <m:r>
            <w:rPr>
              <w:rFonts w:ascii="Cambria Math" w:hAnsi="Cambria Math"/>
              <w:sz w:val="24"/>
              <w:szCs w:val="24"/>
            </w:rPr>
            <m:t xml:space="preserve">AP=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1</m:t>
              </m:r>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dr</m:t>
              </m:r>
            </m:e>
          </m:nary>
        </m:oMath>
      </m:oMathPara>
    </w:p>
    <w:p w14:paraId="1A228674" w14:textId="77777777" w:rsidR="00915DCA" w:rsidRPr="005869CE" w:rsidRDefault="00915DCA" w:rsidP="00035CA4">
      <w:pPr>
        <w:pStyle w:val="Text"/>
        <w:spacing w:line="240" w:lineRule="auto"/>
        <w:ind w:firstLine="0"/>
        <w:jc w:val="both"/>
        <w:rPr>
          <w:sz w:val="24"/>
          <w:szCs w:val="24"/>
        </w:rPr>
        <w:pPrChange w:id="352" w:author="Microsoft Office User" w:date="2022-07-22T15:29:00Z">
          <w:pPr>
            <w:pStyle w:val="Text"/>
            <w:ind w:firstLine="0"/>
          </w:pPr>
        </w:pPrChange>
      </w:pPr>
    </w:p>
    <w:p w14:paraId="232089DD" w14:textId="77777777" w:rsidR="00B76ED0" w:rsidRPr="005869CE" w:rsidRDefault="00B76ED0" w:rsidP="00035CA4">
      <w:pPr>
        <w:jc w:val="both"/>
        <w:pPrChange w:id="353" w:author="Microsoft Office User" w:date="2022-07-22T15:29:00Z">
          <w:pPr/>
        </w:pPrChange>
      </w:pPr>
    </w:p>
    <w:p w14:paraId="469E33E3" w14:textId="1299EDC5" w:rsidR="006E78B6" w:rsidRDefault="004A3208" w:rsidP="00035CA4">
      <w:pPr>
        <w:pStyle w:val="Heading2"/>
        <w:jc w:val="both"/>
        <w:rPr>
          <w:rFonts w:ascii="Times New Roman" w:hAnsi="Times New Roman" w:cs="Times New Roman"/>
          <w:sz w:val="24"/>
        </w:rPr>
        <w:pPrChange w:id="354" w:author="Microsoft Office User" w:date="2022-07-22T15:29:00Z">
          <w:pPr>
            <w:pStyle w:val="Heading2"/>
          </w:pPr>
        </w:pPrChange>
      </w:pPr>
      <w:ins w:id="355" w:author="Microsoft Office User" w:date="2022-07-22T21:15:00Z">
        <w:r>
          <w:rPr>
            <w:rFonts w:ascii="Times New Roman" w:hAnsi="Times New Roman" w:cs="Times New Roman"/>
            <w:sz w:val="24"/>
          </w:rPr>
          <w:t xml:space="preserve">3. </w:t>
        </w:r>
      </w:ins>
      <w:r w:rsidR="006E78B6">
        <w:rPr>
          <w:rFonts w:ascii="Times New Roman" w:hAnsi="Times New Roman" w:cs="Times New Roman"/>
          <w:sz w:val="24"/>
        </w:rPr>
        <w:t>Results</w:t>
      </w:r>
    </w:p>
    <w:p w14:paraId="62F68AA6" w14:textId="6FC672BF" w:rsidR="006E78B6" w:rsidRDefault="006E78B6" w:rsidP="00035CA4">
      <w:pPr>
        <w:jc w:val="both"/>
        <w:pPrChange w:id="356" w:author="Microsoft Office User" w:date="2022-07-22T15:29:00Z">
          <w:pPr/>
        </w:pPrChange>
      </w:pPr>
    </w:p>
    <w:p w14:paraId="2B2CE9AC" w14:textId="7001F7CF" w:rsidR="009C3379" w:rsidRDefault="009C3379" w:rsidP="00035CA4">
      <w:pPr>
        <w:jc w:val="both"/>
        <w:pPrChange w:id="357" w:author="Microsoft Office User" w:date="2022-07-22T15:29:00Z">
          <w:pPr/>
        </w:pPrChange>
      </w:pPr>
      <w:r>
        <w:t>Data augmentation</w:t>
      </w:r>
    </w:p>
    <w:p w14:paraId="168CBED5" w14:textId="3081A3F5" w:rsidR="009C3379" w:rsidRDefault="009C3379" w:rsidP="00035CA4">
      <w:pPr>
        <w:jc w:val="both"/>
        <w:pPrChange w:id="358" w:author="Microsoft Office User" w:date="2022-07-22T15:29:00Z">
          <w:pPr/>
        </w:pPrChange>
      </w:pPr>
    </w:p>
    <w:p w14:paraId="787BB8C7" w14:textId="5E0F4A6E" w:rsidR="009C3379" w:rsidRDefault="00FA05DF" w:rsidP="00035CA4">
      <w:pPr>
        <w:jc w:val="both"/>
        <w:pPrChange w:id="359" w:author="Microsoft Office User" w:date="2022-07-22T15:29:00Z">
          <w:pPr/>
        </w:pPrChange>
      </w:pPr>
      <w:r>
        <w:t xml:space="preserve">The results from </w:t>
      </w:r>
      <w:proofErr w:type="spellStart"/>
      <w:r>
        <w:t>cDCGAN</w:t>
      </w:r>
      <w:proofErr w:type="spellEnd"/>
      <w:r>
        <w:t xml:space="preserve"> were shown in Figure 5. </w:t>
      </w:r>
    </w:p>
    <w:p w14:paraId="2AF0669B" w14:textId="63D2CC43" w:rsidR="00DC5443" w:rsidRDefault="00DC5443" w:rsidP="00035CA4">
      <w:pPr>
        <w:jc w:val="both"/>
        <w:pPrChange w:id="360" w:author="Microsoft Office User" w:date="2022-07-22T15:29:00Z">
          <w:pPr/>
        </w:pPrChange>
      </w:pPr>
    </w:p>
    <w:p w14:paraId="28F32353" w14:textId="129EE532" w:rsidR="00510156" w:rsidRDefault="00510156" w:rsidP="00035CA4">
      <w:pPr>
        <w:jc w:val="both"/>
        <w:pPrChange w:id="361" w:author="Microsoft Office User" w:date="2022-07-22T15:29:00Z">
          <w:pPr/>
        </w:pPrChange>
      </w:pPr>
    </w:p>
    <w:p w14:paraId="74CB71EC" w14:textId="3BDE64DE" w:rsidR="00510156" w:rsidRDefault="00510156" w:rsidP="00035CA4">
      <w:pPr>
        <w:jc w:val="both"/>
        <w:pPrChange w:id="362" w:author="Microsoft Office User" w:date="2022-07-22T15:29:00Z">
          <w:pPr/>
        </w:pPrChange>
      </w:pPr>
    </w:p>
    <w:p w14:paraId="5DD0757C" w14:textId="77777777" w:rsidR="00510156" w:rsidRDefault="00510156" w:rsidP="00035CA4">
      <w:pPr>
        <w:jc w:val="both"/>
        <w:pPrChange w:id="363" w:author="Microsoft Office User" w:date="2022-07-22T15:29:00Z">
          <w:pPr/>
        </w:pPrChange>
      </w:pPr>
    </w:p>
    <w:p w14:paraId="1BDDF861" w14:textId="2D8E6174" w:rsidR="00DC5443" w:rsidRDefault="00DC5443" w:rsidP="00035CA4">
      <w:pPr>
        <w:jc w:val="both"/>
        <w:pPrChange w:id="364" w:author="Microsoft Office User" w:date="2022-07-22T15:29:00Z">
          <w:pPr/>
        </w:pPrChange>
      </w:pPr>
    </w:p>
    <w:p w14:paraId="4A3D6C2B" w14:textId="416F7A68" w:rsidR="00DC5443" w:rsidRDefault="00DC5443" w:rsidP="00035CA4">
      <w:pPr>
        <w:jc w:val="both"/>
        <w:pPrChange w:id="365" w:author="Microsoft Office User" w:date="2022-07-22T15:29:00Z">
          <w:pPr/>
        </w:pPrChange>
      </w:pPr>
    </w:p>
    <w:p w14:paraId="6CB7B568" w14:textId="7EB06E2D" w:rsidR="00E61898" w:rsidRDefault="005E401A" w:rsidP="00035CA4">
      <w:pPr>
        <w:jc w:val="both"/>
        <w:pPrChange w:id="366" w:author="Microsoft Office User" w:date="2022-07-22T15:29:00Z">
          <w:pPr/>
        </w:pPrChange>
      </w:pPr>
      <w:r>
        <w:t xml:space="preserve">To make the experiments convincing, other three segmentation methods were compared including </w:t>
      </w:r>
      <w:proofErr w:type="spellStart"/>
      <w:r>
        <w:t>DeepLab</w:t>
      </w:r>
      <w:proofErr w:type="spellEnd"/>
      <w:r>
        <w:t xml:space="preserve">, FCN and </w:t>
      </w:r>
      <w:r w:rsidR="0021781D" w:rsidRPr="0021781D">
        <w:t>lraspp_mobilenet_v3_large</w:t>
      </w:r>
      <w:r w:rsidR="0021781D">
        <w:t xml:space="preserve">. </w:t>
      </w:r>
      <w:r w:rsidR="001F5CA0">
        <w:t xml:space="preserve">We fine-tuned these three methods by changing the number of classes to 1, the loss function and optimizer to fit the dataset. </w:t>
      </w:r>
    </w:p>
    <w:p w14:paraId="35D9899D" w14:textId="4EECEA51" w:rsidR="00E61898" w:rsidRDefault="00E61898" w:rsidP="00035CA4">
      <w:pPr>
        <w:jc w:val="both"/>
        <w:pPrChange w:id="367" w:author="Microsoft Office User" w:date="2022-07-22T15:29:00Z">
          <w:pPr/>
        </w:pPrChange>
      </w:pPr>
    </w:p>
    <w:p w14:paraId="71E5F61F" w14:textId="1E1FF528" w:rsidR="00E61898" w:rsidRDefault="00E61898" w:rsidP="00035CA4">
      <w:pPr>
        <w:jc w:val="both"/>
        <w:pPrChange w:id="368" w:author="Microsoft Office User" w:date="2022-07-22T15:29:00Z">
          <w:pPr/>
        </w:pPrChange>
      </w:pPr>
    </w:p>
    <w:p w14:paraId="4B0CB69A" w14:textId="77777777" w:rsidR="00E61898" w:rsidRDefault="00E61898" w:rsidP="00035CA4">
      <w:pPr>
        <w:jc w:val="both"/>
        <w:pPrChange w:id="369" w:author="Microsoft Office User" w:date="2022-07-22T15:29:00Z">
          <w:pPr/>
        </w:pPrChange>
      </w:pPr>
    </w:p>
    <w:p w14:paraId="03A61DA6" w14:textId="6584CAA8" w:rsidR="00DC5443" w:rsidRDefault="00E61898" w:rsidP="00035CA4">
      <w:pPr>
        <w:jc w:val="both"/>
        <w:pPrChange w:id="370" w:author="Microsoft Office User" w:date="2022-07-22T15:29:00Z">
          <w:pPr/>
        </w:pPrChange>
      </w:pPr>
      <w:r>
        <w:t xml:space="preserve">Table </w:t>
      </w:r>
      <w:r w:rsidR="0026722A">
        <w:t>1. comparison of different models on the test data.</w:t>
      </w:r>
    </w:p>
    <w:tbl>
      <w:tblPr>
        <w:tblStyle w:val="TableGrid"/>
        <w:tblW w:w="0" w:type="auto"/>
        <w:tblLook w:val="04A0" w:firstRow="1" w:lastRow="0" w:firstColumn="1" w:lastColumn="0" w:noHBand="0" w:noVBand="1"/>
      </w:tblPr>
      <w:tblGrid>
        <w:gridCol w:w="2425"/>
        <w:gridCol w:w="2848"/>
        <w:gridCol w:w="548"/>
        <w:gridCol w:w="568"/>
        <w:gridCol w:w="634"/>
        <w:gridCol w:w="719"/>
        <w:gridCol w:w="554"/>
      </w:tblGrid>
      <w:tr w:rsidR="00244A25" w14:paraId="72D24795" w14:textId="3DD12CFE" w:rsidTr="00FF03EF">
        <w:tc>
          <w:tcPr>
            <w:tcW w:w="2425" w:type="dxa"/>
          </w:tcPr>
          <w:p w14:paraId="4BA795A7" w14:textId="1F930998" w:rsidR="00244A25" w:rsidRDefault="00244A25" w:rsidP="00035CA4">
            <w:pPr>
              <w:jc w:val="both"/>
              <w:pPrChange w:id="371" w:author="Microsoft Office User" w:date="2022-07-22T15:29:00Z">
                <w:pPr/>
              </w:pPrChange>
            </w:pPr>
            <w:r>
              <w:t xml:space="preserve">Model </w:t>
            </w:r>
          </w:p>
        </w:tc>
        <w:tc>
          <w:tcPr>
            <w:tcW w:w="2848" w:type="dxa"/>
          </w:tcPr>
          <w:p w14:paraId="772517E8" w14:textId="47BCD77A" w:rsidR="00244A25" w:rsidRDefault="00244A25" w:rsidP="00035CA4">
            <w:pPr>
              <w:jc w:val="both"/>
              <w:pPrChange w:id="372" w:author="Microsoft Office User" w:date="2022-07-22T15:29:00Z">
                <w:pPr/>
              </w:pPrChange>
            </w:pPr>
            <w:r>
              <w:t>data</w:t>
            </w:r>
          </w:p>
        </w:tc>
        <w:tc>
          <w:tcPr>
            <w:tcW w:w="548" w:type="dxa"/>
          </w:tcPr>
          <w:p w14:paraId="6513233A" w14:textId="28E449B7" w:rsidR="00244A25" w:rsidRDefault="00244A25" w:rsidP="00035CA4">
            <w:pPr>
              <w:jc w:val="both"/>
              <w:pPrChange w:id="373" w:author="Microsoft Office User" w:date="2022-07-22T15:29:00Z">
                <w:pPr/>
              </w:pPrChange>
            </w:pPr>
            <w:r>
              <w:t>P</w:t>
            </w:r>
          </w:p>
        </w:tc>
        <w:tc>
          <w:tcPr>
            <w:tcW w:w="568" w:type="dxa"/>
          </w:tcPr>
          <w:p w14:paraId="2A3B6354" w14:textId="58ECAC00" w:rsidR="00244A25" w:rsidRDefault="00244A25" w:rsidP="00035CA4">
            <w:pPr>
              <w:jc w:val="both"/>
              <w:pPrChange w:id="374" w:author="Microsoft Office User" w:date="2022-07-22T15:29:00Z">
                <w:pPr/>
              </w:pPrChange>
            </w:pPr>
            <w:r>
              <w:t>R</w:t>
            </w:r>
          </w:p>
        </w:tc>
        <w:tc>
          <w:tcPr>
            <w:tcW w:w="634" w:type="dxa"/>
          </w:tcPr>
          <w:p w14:paraId="435E5FA3" w14:textId="3710D3F6" w:rsidR="00244A25" w:rsidRDefault="00244A25" w:rsidP="00035CA4">
            <w:pPr>
              <w:jc w:val="both"/>
              <w:pPrChange w:id="375" w:author="Microsoft Office User" w:date="2022-07-22T15:29:00Z">
                <w:pPr/>
              </w:pPrChange>
            </w:pPr>
            <w:r>
              <w:t>F1</w:t>
            </w:r>
          </w:p>
        </w:tc>
        <w:tc>
          <w:tcPr>
            <w:tcW w:w="719" w:type="dxa"/>
          </w:tcPr>
          <w:p w14:paraId="1687CD0E" w14:textId="62A72906" w:rsidR="00244A25" w:rsidRDefault="00244A25" w:rsidP="00035CA4">
            <w:pPr>
              <w:jc w:val="both"/>
              <w:pPrChange w:id="376" w:author="Microsoft Office User" w:date="2022-07-22T15:29:00Z">
                <w:pPr/>
              </w:pPrChange>
            </w:pPr>
            <w:proofErr w:type="spellStart"/>
            <w:r>
              <w:t>IoU</w:t>
            </w:r>
            <w:proofErr w:type="spellEnd"/>
          </w:p>
        </w:tc>
        <w:tc>
          <w:tcPr>
            <w:tcW w:w="554" w:type="dxa"/>
          </w:tcPr>
          <w:p w14:paraId="1CB7E704" w14:textId="0431BBAC" w:rsidR="00244A25" w:rsidRDefault="00244A25" w:rsidP="00035CA4">
            <w:pPr>
              <w:jc w:val="both"/>
              <w:pPrChange w:id="377" w:author="Microsoft Office User" w:date="2022-07-22T15:29:00Z">
                <w:pPr/>
              </w:pPrChange>
            </w:pPr>
            <w:r>
              <w:t>AP</w:t>
            </w:r>
          </w:p>
        </w:tc>
      </w:tr>
      <w:tr w:rsidR="00244A25" w14:paraId="33B4D20D" w14:textId="562636A7" w:rsidTr="00FF03EF">
        <w:tc>
          <w:tcPr>
            <w:tcW w:w="2425" w:type="dxa"/>
          </w:tcPr>
          <w:p w14:paraId="0811137F" w14:textId="729D90CB" w:rsidR="00244A25" w:rsidRDefault="00370D56" w:rsidP="00035CA4">
            <w:pPr>
              <w:jc w:val="both"/>
              <w:pPrChange w:id="378" w:author="Microsoft Office User" w:date="2022-07-22T15:29:00Z">
                <w:pPr/>
              </w:pPrChange>
            </w:pPr>
            <w:r>
              <w:t>Attention-</w:t>
            </w:r>
            <w:r w:rsidR="00244A25">
              <w:t>U-Net</w:t>
            </w:r>
          </w:p>
        </w:tc>
        <w:tc>
          <w:tcPr>
            <w:tcW w:w="2848" w:type="dxa"/>
          </w:tcPr>
          <w:p w14:paraId="1225A610" w14:textId="0BA73E9F" w:rsidR="00244A25" w:rsidRDefault="00244A25" w:rsidP="00035CA4">
            <w:pPr>
              <w:jc w:val="both"/>
              <w:pPrChange w:id="379" w:author="Microsoft Office User" w:date="2022-07-22T15:29:00Z">
                <w:pPr/>
              </w:pPrChange>
            </w:pPr>
            <w:proofErr w:type="spellStart"/>
            <w:r>
              <w:t>DeepCrack</w:t>
            </w:r>
            <w:proofErr w:type="spellEnd"/>
            <w:r w:rsidR="00370D56" w:rsidDel="00244A25">
              <w:t xml:space="preserve"> </w:t>
            </w:r>
          </w:p>
        </w:tc>
        <w:tc>
          <w:tcPr>
            <w:tcW w:w="548" w:type="dxa"/>
          </w:tcPr>
          <w:p w14:paraId="49606CC2" w14:textId="77777777" w:rsidR="00244A25" w:rsidRDefault="00244A25" w:rsidP="00035CA4">
            <w:pPr>
              <w:jc w:val="both"/>
              <w:pPrChange w:id="380" w:author="Microsoft Office User" w:date="2022-07-22T15:29:00Z">
                <w:pPr/>
              </w:pPrChange>
            </w:pPr>
          </w:p>
        </w:tc>
        <w:tc>
          <w:tcPr>
            <w:tcW w:w="568" w:type="dxa"/>
          </w:tcPr>
          <w:p w14:paraId="13392A1E" w14:textId="77777777" w:rsidR="00244A25" w:rsidRDefault="00244A25" w:rsidP="00035CA4">
            <w:pPr>
              <w:jc w:val="both"/>
              <w:pPrChange w:id="381" w:author="Microsoft Office User" w:date="2022-07-22T15:29:00Z">
                <w:pPr/>
              </w:pPrChange>
            </w:pPr>
          </w:p>
        </w:tc>
        <w:tc>
          <w:tcPr>
            <w:tcW w:w="634" w:type="dxa"/>
          </w:tcPr>
          <w:p w14:paraId="131179FF" w14:textId="77777777" w:rsidR="00244A25" w:rsidRDefault="00244A25" w:rsidP="00035CA4">
            <w:pPr>
              <w:jc w:val="both"/>
              <w:pPrChange w:id="382" w:author="Microsoft Office User" w:date="2022-07-22T15:29:00Z">
                <w:pPr/>
              </w:pPrChange>
            </w:pPr>
          </w:p>
        </w:tc>
        <w:tc>
          <w:tcPr>
            <w:tcW w:w="719" w:type="dxa"/>
          </w:tcPr>
          <w:p w14:paraId="2081EEDA" w14:textId="77777777" w:rsidR="00244A25" w:rsidRDefault="00244A25" w:rsidP="00035CA4">
            <w:pPr>
              <w:jc w:val="both"/>
              <w:pPrChange w:id="383" w:author="Microsoft Office User" w:date="2022-07-22T15:29:00Z">
                <w:pPr/>
              </w:pPrChange>
            </w:pPr>
          </w:p>
        </w:tc>
        <w:tc>
          <w:tcPr>
            <w:tcW w:w="554" w:type="dxa"/>
          </w:tcPr>
          <w:p w14:paraId="130B9956" w14:textId="77777777" w:rsidR="00244A25" w:rsidRDefault="00244A25" w:rsidP="00035CA4">
            <w:pPr>
              <w:jc w:val="both"/>
              <w:pPrChange w:id="384" w:author="Microsoft Office User" w:date="2022-07-22T15:29:00Z">
                <w:pPr/>
              </w:pPrChange>
            </w:pPr>
          </w:p>
        </w:tc>
      </w:tr>
      <w:tr w:rsidR="00370D56" w14:paraId="094F0C28" w14:textId="77777777" w:rsidTr="00FF03EF">
        <w:tc>
          <w:tcPr>
            <w:tcW w:w="2425" w:type="dxa"/>
          </w:tcPr>
          <w:p w14:paraId="2FE5E1B4" w14:textId="402C7165" w:rsidR="00370D56" w:rsidRDefault="00370D56" w:rsidP="00035CA4">
            <w:pPr>
              <w:jc w:val="both"/>
              <w:pPrChange w:id="385" w:author="Microsoft Office User" w:date="2022-07-22T15:29:00Z">
                <w:pPr/>
              </w:pPrChange>
            </w:pPr>
            <w:r>
              <w:t>Attention-U-Net</w:t>
            </w:r>
          </w:p>
        </w:tc>
        <w:tc>
          <w:tcPr>
            <w:tcW w:w="2848" w:type="dxa"/>
          </w:tcPr>
          <w:p w14:paraId="21108F55" w14:textId="7CFB72F4" w:rsidR="00370D56" w:rsidRDefault="00370D56" w:rsidP="00035CA4">
            <w:pPr>
              <w:jc w:val="both"/>
              <w:pPrChange w:id="386" w:author="Microsoft Office User" w:date="2022-07-22T15:29:00Z">
                <w:pPr/>
              </w:pPrChange>
            </w:pPr>
            <w:proofErr w:type="spellStart"/>
            <w:r>
              <w:t>DeepCrack+DCGAN</w:t>
            </w:r>
            <w:proofErr w:type="spellEnd"/>
          </w:p>
        </w:tc>
        <w:tc>
          <w:tcPr>
            <w:tcW w:w="548" w:type="dxa"/>
          </w:tcPr>
          <w:p w14:paraId="13577AA9" w14:textId="77777777" w:rsidR="00370D56" w:rsidRDefault="00370D56" w:rsidP="00035CA4">
            <w:pPr>
              <w:jc w:val="both"/>
              <w:pPrChange w:id="387" w:author="Microsoft Office User" w:date="2022-07-22T15:29:00Z">
                <w:pPr/>
              </w:pPrChange>
            </w:pPr>
          </w:p>
        </w:tc>
        <w:tc>
          <w:tcPr>
            <w:tcW w:w="568" w:type="dxa"/>
          </w:tcPr>
          <w:p w14:paraId="1E096383" w14:textId="77777777" w:rsidR="00370D56" w:rsidRDefault="00370D56" w:rsidP="00035CA4">
            <w:pPr>
              <w:jc w:val="both"/>
              <w:pPrChange w:id="388" w:author="Microsoft Office User" w:date="2022-07-22T15:29:00Z">
                <w:pPr/>
              </w:pPrChange>
            </w:pPr>
          </w:p>
        </w:tc>
        <w:tc>
          <w:tcPr>
            <w:tcW w:w="634" w:type="dxa"/>
          </w:tcPr>
          <w:p w14:paraId="693B6251" w14:textId="77777777" w:rsidR="00370D56" w:rsidRDefault="00370D56" w:rsidP="00035CA4">
            <w:pPr>
              <w:jc w:val="both"/>
              <w:pPrChange w:id="389" w:author="Microsoft Office User" w:date="2022-07-22T15:29:00Z">
                <w:pPr/>
              </w:pPrChange>
            </w:pPr>
          </w:p>
        </w:tc>
        <w:tc>
          <w:tcPr>
            <w:tcW w:w="719" w:type="dxa"/>
          </w:tcPr>
          <w:p w14:paraId="2637B371" w14:textId="77777777" w:rsidR="00370D56" w:rsidRDefault="00370D56" w:rsidP="00035CA4">
            <w:pPr>
              <w:jc w:val="both"/>
              <w:pPrChange w:id="390" w:author="Microsoft Office User" w:date="2022-07-22T15:29:00Z">
                <w:pPr/>
              </w:pPrChange>
            </w:pPr>
          </w:p>
        </w:tc>
        <w:tc>
          <w:tcPr>
            <w:tcW w:w="554" w:type="dxa"/>
          </w:tcPr>
          <w:p w14:paraId="41EBACC0" w14:textId="77777777" w:rsidR="00370D56" w:rsidRDefault="00370D56" w:rsidP="00035CA4">
            <w:pPr>
              <w:jc w:val="both"/>
              <w:pPrChange w:id="391" w:author="Microsoft Office User" w:date="2022-07-22T15:29:00Z">
                <w:pPr/>
              </w:pPrChange>
            </w:pPr>
          </w:p>
        </w:tc>
      </w:tr>
      <w:tr w:rsidR="00244A25" w14:paraId="718157D6" w14:textId="3F06249A" w:rsidTr="00FF03EF">
        <w:tc>
          <w:tcPr>
            <w:tcW w:w="2425" w:type="dxa"/>
          </w:tcPr>
          <w:p w14:paraId="4531A1DB" w14:textId="7FEAC117" w:rsidR="00244A25" w:rsidRDefault="00244A25" w:rsidP="00035CA4">
            <w:pPr>
              <w:jc w:val="both"/>
              <w:pPrChange w:id="392" w:author="Microsoft Office User" w:date="2022-07-22T15:29:00Z">
                <w:pPr/>
              </w:pPrChange>
            </w:pPr>
            <w:r>
              <w:t>Attention-U-Net</w:t>
            </w:r>
          </w:p>
        </w:tc>
        <w:tc>
          <w:tcPr>
            <w:tcW w:w="2848" w:type="dxa"/>
          </w:tcPr>
          <w:p w14:paraId="1C1B2747" w14:textId="1197F597" w:rsidR="00244A25" w:rsidRDefault="00370D56" w:rsidP="00035CA4">
            <w:pPr>
              <w:jc w:val="both"/>
              <w:pPrChange w:id="393" w:author="Microsoft Office User" w:date="2022-07-22T15:29:00Z">
                <w:pPr/>
              </w:pPrChange>
            </w:pPr>
            <w:proofErr w:type="spellStart"/>
            <w:r>
              <w:t>DeepCrack+crackDCGAN</w:t>
            </w:r>
            <w:proofErr w:type="spellEnd"/>
          </w:p>
        </w:tc>
        <w:tc>
          <w:tcPr>
            <w:tcW w:w="548" w:type="dxa"/>
          </w:tcPr>
          <w:p w14:paraId="58BE84AA" w14:textId="77777777" w:rsidR="00244A25" w:rsidRDefault="00244A25" w:rsidP="00035CA4">
            <w:pPr>
              <w:jc w:val="both"/>
              <w:pPrChange w:id="394" w:author="Microsoft Office User" w:date="2022-07-22T15:29:00Z">
                <w:pPr/>
              </w:pPrChange>
            </w:pPr>
          </w:p>
        </w:tc>
        <w:tc>
          <w:tcPr>
            <w:tcW w:w="568" w:type="dxa"/>
          </w:tcPr>
          <w:p w14:paraId="1FF45E9A" w14:textId="77777777" w:rsidR="00244A25" w:rsidRDefault="00244A25" w:rsidP="00035CA4">
            <w:pPr>
              <w:jc w:val="both"/>
              <w:pPrChange w:id="395" w:author="Microsoft Office User" w:date="2022-07-22T15:29:00Z">
                <w:pPr/>
              </w:pPrChange>
            </w:pPr>
          </w:p>
        </w:tc>
        <w:tc>
          <w:tcPr>
            <w:tcW w:w="634" w:type="dxa"/>
          </w:tcPr>
          <w:p w14:paraId="7CDE028C" w14:textId="77777777" w:rsidR="00244A25" w:rsidRDefault="00244A25" w:rsidP="00035CA4">
            <w:pPr>
              <w:jc w:val="both"/>
              <w:pPrChange w:id="396" w:author="Microsoft Office User" w:date="2022-07-22T15:29:00Z">
                <w:pPr/>
              </w:pPrChange>
            </w:pPr>
          </w:p>
        </w:tc>
        <w:tc>
          <w:tcPr>
            <w:tcW w:w="719" w:type="dxa"/>
          </w:tcPr>
          <w:p w14:paraId="6C14B56F" w14:textId="77777777" w:rsidR="00244A25" w:rsidRDefault="00244A25" w:rsidP="00035CA4">
            <w:pPr>
              <w:jc w:val="both"/>
              <w:pPrChange w:id="397" w:author="Microsoft Office User" w:date="2022-07-22T15:29:00Z">
                <w:pPr/>
              </w:pPrChange>
            </w:pPr>
          </w:p>
        </w:tc>
        <w:tc>
          <w:tcPr>
            <w:tcW w:w="554" w:type="dxa"/>
          </w:tcPr>
          <w:p w14:paraId="69B6EFCD" w14:textId="77777777" w:rsidR="00244A25" w:rsidRDefault="00244A25" w:rsidP="00035CA4">
            <w:pPr>
              <w:jc w:val="both"/>
              <w:pPrChange w:id="398" w:author="Microsoft Office User" w:date="2022-07-22T15:29:00Z">
                <w:pPr/>
              </w:pPrChange>
            </w:pPr>
          </w:p>
        </w:tc>
      </w:tr>
      <w:tr w:rsidR="00244A25" w14:paraId="04420F36" w14:textId="2A1A6CBB" w:rsidTr="00FF03EF">
        <w:tc>
          <w:tcPr>
            <w:tcW w:w="2425" w:type="dxa"/>
          </w:tcPr>
          <w:p w14:paraId="3AEB00AF" w14:textId="2A1A1961" w:rsidR="00244A25" w:rsidRDefault="00244A25" w:rsidP="00035CA4">
            <w:pPr>
              <w:jc w:val="both"/>
              <w:pPrChange w:id="399" w:author="Microsoft Office User" w:date="2022-07-22T15:29:00Z">
                <w:pPr/>
              </w:pPrChange>
            </w:pPr>
            <w:r>
              <w:lastRenderedPageBreak/>
              <w:t>Attention-U-Net</w:t>
            </w:r>
            <w:r w:rsidDel="00244A25">
              <w:t xml:space="preserve"> </w:t>
            </w:r>
          </w:p>
        </w:tc>
        <w:tc>
          <w:tcPr>
            <w:tcW w:w="2848" w:type="dxa"/>
          </w:tcPr>
          <w:p w14:paraId="648609BF" w14:textId="464C59E2" w:rsidR="00244A25" w:rsidRDefault="00244A25" w:rsidP="00035CA4">
            <w:pPr>
              <w:jc w:val="both"/>
              <w:pPrChange w:id="400" w:author="Microsoft Office User" w:date="2022-07-22T15:29:00Z">
                <w:pPr/>
              </w:pPrChange>
            </w:pPr>
            <w:proofErr w:type="spellStart"/>
            <w:r>
              <w:t>DeepCrack+traditional</w:t>
            </w:r>
            <w:proofErr w:type="spellEnd"/>
            <w:r>
              <w:t xml:space="preserve"> augment</w:t>
            </w:r>
          </w:p>
        </w:tc>
        <w:tc>
          <w:tcPr>
            <w:tcW w:w="548" w:type="dxa"/>
          </w:tcPr>
          <w:p w14:paraId="0530CBDE" w14:textId="77777777" w:rsidR="00244A25" w:rsidRDefault="00244A25" w:rsidP="00035CA4">
            <w:pPr>
              <w:jc w:val="both"/>
              <w:pPrChange w:id="401" w:author="Microsoft Office User" w:date="2022-07-22T15:29:00Z">
                <w:pPr/>
              </w:pPrChange>
            </w:pPr>
          </w:p>
        </w:tc>
        <w:tc>
          <w:tcPr>
            <w:tcW w:w="568" w:type="dxa"/>
          </w:tcPr>
          <w:p w14:paraId="3C09B135" w14:textId="77777777" w:rsidR="00244A25" w:rsidRDefault="00244A25" w:rsidP="00035CA4">
            <w:pPr>
              <w:jc w:val="both"/>
              <w:pPrChange w:id="402" w:author="Microsoft Office User" w:date="2022-07-22T15:29:00Z">
                <w:pPr/>
              </w:pPrChange>
            </w:pPr>
          </w:p>
        </w:tc>
        <w:tc>
          <w:tcPr>
            <w:tcW w:w="634" w:type="dxa"/>
          </w:tcPr>
          <w:p w14:paraId="5AE00283" w14:textId="77777777" w:rsidR="00244A25" w:rsidRDefault="00244A25" w:rsidP="00035CA4">
            <w:pPr>
              <w:jc w:val="both"/>
              <w:pPrChange w:id="403" w:author="Microsoft Office User" w:date="2022-07-22T15:29:00Z">
                <w:pPr/>
              </w:pPrChange>
            </w:pPr>
          </w:p>
        </w:tc>
        <w:tc>
          <w:tcPr>
            <w:tcW w:w="719" w:type="dxa"/>
          </w:tcPr>
          <w:p w14:paraId="5ECD47A3" w14:textId="77777777" w:rsidR="00244A25" w:rsidRDefault="00244A25" w:rsidP="00035CA4">
            <w:pPr>
              <w:jc w:val="both"/>
              <w:pPrChange w:id="404" w:author="Microsoft Office User" w:date="2022-07-22T15:29:00Z">
                <w:pPr/>
              </w:pPrChange>
            </w:pPr>
          </w:p>
        </w:tc>
        <w:tc>
          <w:tcPr>
            <w:tcW w:w="554" w:type="dxa"/>
          </w:tcPr>
          <w:p w14:paraId="52CA12EE" w14:textId="77777777" w:rsidR="00244A25" w:rsidRDefault="00244A25" w:rsidP="00035CA4">
            <w:pPr>
              <w:jc w:val="both"/>
              <w:pPrChange w:id="405" w:author="Microsoft Office User" w:date="2022-07-22T15:29:00Z">
                <w:pPr/>
              </w:pPrChange>
            </w:pPr>
          </w:p>
        </w:tc>
      </w:tr>
      <w:tr w:rsidR="00244A25" w14:paraId="3E3B26D9" w14:textId="2D451BDD" w:rsidTr="00FF03EF">
        <w:tc>
          <w:tcPr>
            <w:tcW w:w="2425" w:type="dxa"/>
          </w:tcPr>
          <w:p w14:paraId="754E39AB" w14:textId="29D2DDD0" w:rsidR="00244A25" w:rsidRDefault="00244A25" w:rsidP="00035CA4">
            <w:pPr>
              <w:jc w:val="both"/>
              <w:pPrChange w:id="406" w:author="Microsoft Office User" w:date="2022-07-22T15:29:00Z">
                <w:pPr/>
              </w:pPrChange>
            </w:pPr>
            <w:r>
              <w:t>Attention-U-Net</w:t>
            </w:r>
          </w:p>
        </w:tc>
        <w:tc>
          <w:tcPr>
            <w:tcW w:w="2848" w:type="dxa"/>
          </w:tcPr>
          <w:p w14:paraId="55075805" w14:textId="1EFE86B7" w:rsidR="00244A25" w:rsidRDefault="00244A25" w:rsidP="00035CA4">
            <w:pPr>
              <w:jc w:val="both"/>
              <w:pPrChange w:id="407" w:author="Microsoft Office User" w:date="2022-07-22T15:29:00Z">
                <w:pPr/>
              </w:pPrChange>
            </w:pPr>
            <w:proofErr w:type="spellStart"/>
            <w:r>
              <w:t>DeepCrack+crackDCGAN</w:t>
            </w:r>
            <w:proofErr w:type="spellEnd"/>
          </w:p>
        </w:tc>
        <w:tc>
          <w:tcPr>
            <w:tcW w:w="548" w:type="dxa"/>
          </w:tcPr>
          <w:p w14:paraId="15C89E3F" w14:textId="77777777" w:rsidR="00244A25" w:rsidRDefault="00244A25" w:rsidP="00035CA4">
            <w:pPr>
              <w:jc w:val="both"/>
              <w:pPrChange w:id="408" w:author="Microsoft Office User" w:date="2022-07-22T15:29:00Z">
                <w:pPr/>
              </w:pPrChange>
            </w:pPr>
          </w:p>
        </w:tc>
        <w:tc>
          <w:tcPr>
            <w:tcW w:w="568" w:type="dxa"/>
          </w:tcPr>
          <w:p w14:paraId="4C6B95FA" w14:textId="77777777" w:rsidR="00244A25" w:rsidRDefault="00244A25" w:rsidP="00035CA4">
            <w:pPr>
              <w:jc w:val="both"/>
              <w:pPrChange w:id="409" w:author="Microsoft Office User" w:date="2022-07-22T15:29:00Z">
                <w:pPr/>
              </w:pPrChange>
            </w:pPr>
          </w:p>
        </w:tc>
        <w:tc>
          <w:tcPr>
            <w:tcW w:w="634" w:type="dxa"/>
          </w:tcPr>
          <w:p w14:paraId="56656F69" w14:textId="77777777" w:rsidR="00244A25" w:rsidRDefault="00244A25" w:rsidP="00035CA4">
            <w:pPr>
              <w:jc w:val="both"/>
              <w:pPrChange w:id="410" w:author="Microsoft Office User" w:date="2022-07-22T15:29:00Z">
                <w:pPr/>
              </w:pPrChange>
            </w:pPr>
          </w:p>
        </w:tc>
        <w:tc>
          <w:tcPr>
            <w:tcW w:w="719" w:type="dxa"/>
          </w:tcPr>
          <w:p w14:paraId="0C6FF5F3" w14:textId="77777777" w:rsidR="00244A25" w:rsidRDefault="00244A25" w:rsidP="00035CA4">
            <w:pPr>
              <w:jc w:val="both"/>
              <w:pPrChange w:id="411" w:author="Microsoft Office User" w:date="2022-07-22T15:29:00Z">
                <w:pPr/>
              </w:pPrChange>
            </w:pPr>
          </w:p>
        </w:tc>
        <w:tc>
          <w:tcPr>
            <w:tcW w:w="554" w:type="dxa"/>
          </w:tcPr>
          <w:p w14:paraId="4F4ABA3C" w14:textId="77777777" w:rsidR="00244A25" w:rsidRDefault="00244A25" w:rsidP="00035CA4">
            <w:pPr>
              <w:jc w:val="both"/>
              <w:pPrChange w:id="412" w:author="Microsoft Office User" w:date="2022-07-22T15:29:00Z">
                <w:pPr/>
              </w:pPrChange>
            </w:pPr>
          </w:p>
        </w:tc>
      </w:tr>
      <w:tr w:rsidR="00244A25" w14:paraId="2E050D4E" w14:textId="00D77E8C" w:rsidTr="00FF03EF">
        <w:tc>
          <w:tcPr>
            <w:tcW w:w="2425" w:type="dxa"/>
          </w:tcPr>
          <w:p w14:paraId="7E4E15D0" w14:textId="4123D236" w:rsidR="00244A25" w:rsidRDefault="00244A25" w:rsidP="00035CA4">
            <w:pPr>
              <w:jc w:val="both"/>
              <w:pPrChange w:id="413" w:author="Microsoft Office User" w:date="2022-07-22T15:29:00Z">
                <w:pPr/>
              </w:pPrChange>
            </w:pPr>
            <w:r w:rsidRPr="00870E77">
              <w:t>DeepLabV3</w:t>
            </w:r>
          </w:p>
        </w:tc>
        <w:tc>
          <w:tcPr>
            <w:tcW w:w="2848" w:type="dxa"/>
          </w:tcPr>
          <w:p w14:paraId="14A7DB9B" w14:textId="24668CC0" w:rsidR="00244A25" w:rsidRDefault="00244A25" w:rsidP="00035CA4">
            <w:pPr>
              <w:jc w:val="both"/>
              <w:pPrChange w:id="414" w:author="Microsoft Office User" w:date="2022-07-22T15:29:00Z">
                <w:pPr/>
              </w:pPrChange>
            </w:pPr>
            <w:proofErr w:type="spellStart"/>
            <w:r>
              <w:t>DeepCrack+crackDCGAN</w:t>
            </w:r>
            <w:proofErr w:type="spellEnd"/>
          </w:p>
        </w:tc>
        <w:tc>
          <w:tcPr>
            <w:tcW w:w="548" w:type="dxa"/>
          </w:tcPr>
          <w:p w14:paraId="06A07359" w14:textId="77777777" w:rsidR="00244A25" w:rsidRDefault="00244A25" w:rsidP="00035CA4">
            <w:pPr>
              <w:jc w:val="both"/>
              <w:pPrChange w:id="415" w:author="Microsoft Office User" w:date="2022-07-22T15:29:00Z">
                <w:pPr/>
              </w:pPrChange>
            </w:pPr>
          </w:p>
        </w:tc>
        <w:tc>
          <w:tcPr>
            <w:tcW w:w="568" w:type="dxa"/>
          </w:tcPr>
          <w:p w14:paraId="5475CCFC" w14:textId="77777777" w:rsidR="00244A25" w:rsidRDefault="00244A25" w:rsidP="00035CA4">
            <w:pPr>
              <w:jc w:val="both"/>
              <w:pPrChange w:id="416" w:author="Microsoft Office User" w:date="2022-07-22T15:29:00Z">
                <w:pPr/>
              </w:pPrChange>
            </w:pPr>
          </w:p>
        </w:tc>
        <w:tc>
          <w:tcPr>
            <w:tcW w:w="634" w:type="dxa"/>
          </w:tcPr>
          <w:p w14:paraId="4645CD77" w14:textId="77777777" w:rsidR="00244A25" w:rsidRDefault="00244A25" w:rsidP="00035CA4">
            <w:pPr>
              <w:jc w:val="both"/>
              <w:pPrChange w:id="417" w:author="Microsoft Office User" w:date="2022-07-22T15:29:00Z">
                <w:pPr/>
              </w:pPrChange>
            </w:pPr>
          </w:p>
        </w:tc>
        <w:tc>
          <w:tcPr>
            <w:tcW w:w="719" w:type="dxa"/>
          </w:tcPr>
          <w:p w14:paraId="7EE839F9" w14:textId="77777777" w:rsidR="00244A25" w:rsidRDefault="00244A25" w:rsidP="00035CA4">
            <w:pPr>
              <w:jc w:val="both"/>
              <w:pPrChange w:id="418" w:author="Microsoft Office User" w:date="2022-07-22T15:29:00Z">
                <w:pPr/>
              </w:pPrChange>
            </w:pPr>
          </w:p>
        </w:tc>
        <w:tc>
          <w:tcPr>
            <w:tcW w:w="554" w:type="dxa"/>
          </w:tcPr>
          <w:p w14:paraId="661E5FCE" w14:textId="77777777" w:rsidR="00244A25" w:rsidRDefault="00244A25" w:rsidP="00035CA4">
            <w:pPr>
              <w:jc w:val="both"/>
              <w:pPrChange w:id="419" w:author="Microsoft Office User" w:date="2022-07-22T15:29:00Z">
                <w:pPr/>
              </w:pPrChange>
            </w:pPr>
          </w:p>
        </w:tc>
      </w:tr>
      <w:tr w:rsidR="00244A25" w14:paraId="5279455C" w14:textId="364E3C5A" w:rsidTr="00FF03EF">
        <w:tc>
          <w:tcPr>
            <w:tcW w:w="2425" w:type="dxa"/>
          </w:tcPr>
          <w:p w14:paraId="12DC28F4" w14:textId="326E0883" w:rsidR="00244A25" w:rsidRDefault="00244A25" w:rsidP="00035CA4">
            <w:pPr>
              <w:jc w:val="both"/>
              <w:pPrChange w:id="420" w:author="Microsoft Office User" w:date="2022-07-22T15:29:00Z">
                <w:pPr/>
              </w:pPrChange>
            </w:pPr>
            <w:r w:rsidRPr="00870E77">
              <w:t>FCN</w:t>
            </w:r>
          </w:p>
        </w:tc>
        <w:tc>
          <w:tcPr>
            <w:tcW w:w="2848" w:type="dxa"/>
          </w:tcPr>
          <w:p w14:paraId="231BD449" w14:textId="4A832003" w:rsidR="00244A25" w:rsidRDefault="00244A25" w:rsidP="00035CA4">
            <w:pPr>
              <w:jc w:val="both"/>
              <w:pPrChange w:id="421" w:author="Microsoft Office User" w:date="2022-07-22T15:29:00Z">
                <w:pPr/>
              </w:pPrChange>
            </w:pPr>
            <w:proofErr w:type="spellStart"/>
            <w:r>
              <w:t>DeepCrack+crackDCGAN</w:t>
            </w:r>
            <w:proofErr w:type="spellEnd"/>
          </w:p>
        </w:tc>
        <w:tc>
          <w:tcPr>
            <w:tcW w:w="548" w:type="dxa"/>
          </w:tcPr>
          <w:p w14:paraId="7DABBE78" w14:textId="77777777" w:rsidR="00244A25" w:rsidRDefault="00244A25" w:rsidP="00035CA4">
            <w:pPr>
              <w:jc w:val="both"/>
              <w:pPrChange w:id="422" w:author="Microsoft Office User" w:date="2022-07-22T15:29:00Z">
                <w:pPr/>
              </w:pPrChange>
            </w:pPr>
          </w:p>
        </w:tc>
        <w:tc>
          <w:tcPr>
            <w:tcW w:w="568" w:type="dxa"/>
          </w:tcPr>
          <w:p w14:paraId="40B70C83" w14:textId="77777777" w:rsidR="00244A25" w:rsidRDefault="00244A25" w:rsidP="00035CA4">
            <w:pPr>
              <w:jc w:val="both"/>
              <w:pPrChange w:id="423" w:author="Microsoft Office User" w:date="2022-07-22T15:29:00Z">
                <w:pPr/>
              </w:pPrChange>
            </w:pPr>
          </w:p>
        </w:tc>
        <w:tc>
          <w:tcPr>
            <w:tcW w:w="634" w:type="dxa"/>
          </w:tcPr>
          <w:p w14:paraId="4967CE70" w14:textId="77777777" w:rsidR="00244A25" w:rsidRDefault="00244A25" w:rsidP="00035CA4">
            <w:pPr>
              <w:jc w:val="both"/>
              <w:pPrChange w:id="424" w:author="Microsoft Office User" w:date="2022-07-22T15:29:00Z">
                <w:pPr/>
              </w:pPrChange>
            </w:pPr>
          </w:p>
        </w:tc>
        <w:tc>
          <w:tcPr>
            <w:tcW w:w="719" w:type="dxa"/>
          </w:tcPr>
          <w:p w14:paraId="2E677827" w14:textId="77777777" w:rsidR="00244A25" w:rsidRDefault="00244A25" w:rsidP="00035CA4">
            <w:pPr>
              <w:jc w:val="both"/>
              <w:pPrChange w:id="425" w:author="Microsoft Office User" w:date="2022-07-22T15:29:00Z">
                <w:pPr/>
              </w:pPrChange>
            </w:pPr>
          </w:p>
        </w:tc>
        <w:tc>
          <w:tcPr>
            <w:tcW w:w="554" w:type="dxa"/>
          </w:tcPr>
          <w:p w14:paraId="726E17D1" w14:textId="77777777" w:rsidR="00244A25" w:rsidRDefault="00244A25" w:rsidP="00035CA4">
            <w:pPr>
              <w:jc w:val="both"/>
              <w:pPrChange w:id="426" w:author="Microsoft Office User" w:date="2022-07-22T15:29:00Z">
                <w:pPr/>
              </w:pPrChange>
            </w:pPr>
          </w:p>
        </w:tc>
      </w:tr>
      <w:tr w:rsidR="00244A25" w14:paraId="1F34663B" w14:textId="0494A5F0" w:rsidTr="00FF03EF">
        <w:tc>
          <w:tcPr>
            <w:tcW w:w="2425" w:type="dxa"/>
          </w:tcPr>
          <w:p w14:paraId="1166C86B" w14:textId="35A875B8" w:rsidR="00244A25" w:rsidRDefault="00244A25" w:rsidP="00035CA4">
            <w:pPr>
              <w:jc w:val="both"/>
              <w:pPrChange w:id="427" w:author="Microsoft Office User" w:date="2022-07-22T15:29:00Z">
                <w:pPr/>
              </w:pPrChange>
            </w:pPr>
            <w:r w:rsidRPr="00870E77">
              <w:t>LRASPP</w:t>
            </w:r>
          </w:p>
        </w:tc>
        <w:tc>
          <w:tcPr>
            <w:tcW w:w="2848" w:type="dxa"/>
          </w:tcPr>
          <w:p w14:paraId="2F237D39" w14:textId="61655619" w:rsidR="00244A25" w:rsidRDefault="00244A25" w:rsidP="00035CA4">
            <w:pPr>
              <w:jc w:val="both"/>
              <w:pPrChange w:id="428" w:author="Microsoft Office User" w:date="2022-07-22T15:29:00Z">
                <w:pPr/>
              </w:pPrChange>
            </w:pPr>
            <w:proofErr w:type="spellStart"/>
            <w:r>
              <w:t>DeepCrack+crackDCGAN</w:t>
            </w:r>
            <w:proofErr w:type="spellEnd"/>
          </w:p>
        </w:tc>
        <w:tc>
          <w:tcPr>
            <w:tcW w:w="548" w:type="dxa"/>
          </w:tcPr>
          <w:p w14:paraId="7F87D110" w14:textId="77777777" w:rsidR="00244A25" w:rsidRDefault="00244A25" w:rsidP="00035CA4">
            <w:pPr>
              <w:jc w:val="both"/>
              <w:pPrChange w:id="429" w:author="Microsoft Office User" w:date="2022-07-22T15:29:00Z">
                <w:pPr/>
              </w:pPrChange>
            </w:pPr>
          </w:p>
        </w:tc>
        <w:tc>
          <w:tcPr>
            <w:tcW w:w="568" w:type="dxa"/>
          </w:tcPr>
          <w:p w14:paraId="186C5F75" w14:textId="77777777" w:rsidR="00244A25" w:rsidRDefault="00244A25" w:rsidP="00035CA4">
            <w:pPr>
              <w:jc w:val="both"/>
              <w:pPrChange w:id="430" w:author="Microsoft Office User" w:date="2022-07-22T15:29:00Z">
                <w:pPr/>
              </w:pPrChange>
            </w:pPr>
          </w:p>
        </w:tc>
        <w:tc>
          <w:tcPr>
            <w:tcW w:w="634" w:type="dxa"/>
          </w:tcPr>
          <w:p w14:paraId="1096BCBC" w14:textId="77777777" w:rsidR="00244A25" w:rsidRDefault="00244A25" w:rsidP="00035CA4">
            <w:pPr>
              <w:jc w:val="both"/>
              <w:pPrChange w:id="431" w:author="Microsoft Office User" w:date="2022-07-22T15:29:00Z">
                <w:pPr/>
              </w:pPrChange>
            </w:pPr>
          </w:p>
        </w:tc>
        <w:tc>
          <w:tcPr>
            <w:tcW w:w="719" w:type="dxa"/>
          </w:tcPr>
          <w:p w14:paraId="01D338BD" w14:textId="77777777" w:rsidR="00244A25" w:rsidRDefault="00244A25" w:rsidP="00035CA4">
            <w:pPr>
              <w:jc w:val="both"/>
              <w:pPrChange w:id="432" w:author="Microsoft Office User" w:date="2022-07-22T15:29:00Z">
                <w:pPr/>
              </w:pPrChange>
            </w:pPr>
          </w:p>
        </w:tc>
        <w:tc>
          <w:tcPr>
            <w:tcW w:w="554" w:type="dxa"/>
          </w:tcPr>
          <w:p w14:paraId="55AEA926" w14:textId="77777777" w:rsidR="00244A25" w:rsidRDefault="00244A25" w:rsidP="00035CA4">
            <w:pPr>
              <w:jc w:val="both"/>
              <w:pPrChange w:id="433" w:author="Microsoft Office User" w:date="2022-07-22T15:29:00Z">
                <w:pPr/>
              </w:pPrChange>
            </w:pPr>
          </w:p>
        </w:tc>
      </w:tr>
    </w:tbl>
    <w:p w14:paraId="48DD07E6" w14:textId="69FE23BC" w:rsidR="006E78B6" w:rsidRDefault="006E78B6" w:rsidP="00035CA4">
      <w:pPr>
        <w:jc w:val="both"/>
        <w:pPrChange w:id="434" w:author="Microsoft Office User" w:date="2022-07-22T15:29:00Z">
          <w:pPr/>
        </w:pPrChange>
      </w:pPr>
    </w:p>
    <w:p w14:paraId="6F819C38" w14:textId="325F7F6D" w:rsidR="00024009" w:rsidRDefault="00024009" w:rsidP="00035CA4">
      <w:pPr>
        <w:jc w:val="both"/>
        <w:pPrChange w:id="435" w:author="Microsoft Office User" w:date="2022-07-22T15:29:00Z">
          <w:pPr/>
        </w:pPrChange>
      </w:pPr>
    </w:p>
    <w:p w14:paraId="14A83DC2" w14:textId="1556080E" w:rsidR="0026722A" w:rsidRDefault="0026722A" w:rsidP="00035CA4">
      <w:pPr>
        <w:jc w:val="both"/>
        <w:pPrChange w:id="436" w:author="Microsoft Office User" w:date="2022-07-22T15:29:00Z">
          <w:pPr/>
        </w:pPrChange>
      </w:pPr>
    </w:p>
    <w:p w14:paraId="207FCCFE" w14:textId="77777777" w:rsidR="0026722A" w:rsidRDefault="0026722A" w:rsidP="00035CA4">
      <w:pPr>
        <w:jc w:val="both"/>
        <w:pPrChange w:id="437" w:author="Microsoft Office User" w:date="2022-07-22T15:29:00Z">
          <w:pPr/>
        </w:pPrChange>
      </w:pPr>
    </w:p>
    <w:p w14:paraId="1F5B111B" w14:textId="03ABF847" w:rsidR="006E78B6" w:rsidRDefault="006E78B6" w:rsidP="00035CA4">
      <w:pPr>
        <w:jc w:val="both"/>
        <w:pPrChange w:id="438" w:author="Microsoft Office User" w:date="2022-07-22T15:29:00Z">
          <w:pPr/>
        </w:pPrChange>
      </w:pPr>
    </w:p>
    <w:p w14:paraId="7760697F" w14:textId="153F0073" w:rsidR="006E78B6" w:rsidRDefault="004A3208" w:rsidP="00035CA4">
      <w:pPr>
        <w:pStyle w:val="Heading2"/>
        <w:jc w:val="both"/>
        <w:rPr>
          <w:rFonts w:ascii="Times New Roman" w:hAnsi="Times New Roman" w:cs="Times New Roman"/>
          <w:sz w:val="24"/>
        </w:rPr>
        <w:pPrChange w:id="439" w:author="Microsoft Office User" w:date="2022-07-22T15:29:00Z">
          <w:pPr>
            <w:pStyle w:val="Heading2"/>
          </w:pPr>
        </w:pPrChange>
      </w:pPr>
      <w:ins w:id="440" w:author="Microsoft Office User" w:date="2022-07-22T21:15:00Z">
        <w:r>
          <w:rPr>
            <w:rFonts w:ascii="Times New Roman" w:hAnsi="Times New Roman" w:cs="Times New Roman"/>
            <w:sz w:val="24"/>
          </w:rPr>
          <w:t xml:space="preserve">4. </w:t>
        </w:r>
      </w:ins>
      <w:r w:rsidR="006E78B6">
        <w:rPr>
          <w:rFonts w:ascii="Times New Roman" w:hAnsi="Times New Roman" w:cs="Times New Roman"/>
          <w:sz w:val="24"/>
        </w:rPr>
        <w:t>Conclusion</w:t>
      </w:r>
    </w:p>
    <w:p w14:paraId="2496CAE8" w14:textId="3C5259C3" w:rsidR="006E78B6" w:rsidRDefault="006E78B6" w:rsidP="00035CA4">
      <w:pPr>
        <w:jc w:val="both"/>
        <w:pPrChange w:id="441" w:author="Microsoft Office User" w:date="2022-07-22T15:29:00Z">
          <w:pPr/>
        </w:pPrChange>
      </w:pPr>
    </w:p>
    <w:p w14:paraId="3E4A6728" w14:textId="6998216F" w:rsidR="006E78B6" w:rsidRDefault="006E78B6" w:rsidP="00035CA4">
      <w:pPr>
        <w:jc w:val="both"/>
        <w:pPrChange w:id="442" w:author="Microsoft Office User" w:date="2022-07-22T15:29:00Z">
          <w:pPr/>
        </w:pPrChange>
      </w:pPr>
    </w:p>
    <w:p w14:paraId="0C479AF6" w14:textId="3210779B" w:rsidR="00EA3485" w:rsidRDefault="00EA3485" w:rsidP="00035CA4">
      <w:pPr>
        <w:jc w:val="both"/>
        <w:pPrChange w:id="443" w:author="Microsoft Office User" w:date="2022-07-22T15:29:00Z">
          <w:pPr/>
        </w:pPrChange>
      </w:pPr>
    </w:p>
    <w:p w14:paraId="3CC93D8A" w14:textId="0F4AB4DF" w:rsidR="00EA3485" w:rsidRDefault="00EA3485" w:rsidP="00035CA4">
      <w:pPr>
        <w:jc w:val="both"/>
        <w:pPrChange w:id="444" w:author="Microsoft Office User" w:date="2022-07-22T15:29:00Z">
          <w:pPr/>
        </w:pPrChange>
      </w:pPr>
    </w:p>
    <w:p w14:paraId="40098B67" w14:textId="77777777" w:rsidR="00EA3485" w:rsidRDefault="00EA3485" w:rsidP="00035CA4">
      <w:pPr>
        <w:jc w:val="both"/>
        <w:pPrChange w:id="445" w:author="Microsoft Office User" w:date="2022-07-22T15:29:00Z">
          <w:pPr/>
        </w:pPrChange>
      </w:pPr>
    </w:p>
    <w:p w14:paraId="2A2F6C06" w14:textId="61D4FD21" w:rsidR="00EA3485" w:rsidRDefault="00EA3485" w:rsidP="00035CA4">
      <w:pPr>
        <w:jc w:val="both"/>
        <w:pPrChange w:id="446" w:author="Microsoft Office User" w:date="2022-07-22T15:29:00Z">
          <w:pPr/>
        </w:pPrChange>
      </w:pPr>
    </w:p>
    <w:p w14:paraId="42FFCD7B" w14:textId="6A7AB023" w:rsidR="00EA3485" w:rsidRDefault="00EA3485" w:rsidP="00035CA4">
      <w:pPr>
        <w:jc w:val="both"/>
        <w:pPrChange w:id="447" w:author="Microsoft Office User" w:date="2022-07-22T15:29:00Z">
          <w:pPr/>
        </w:pPrChange>
      </w:pPr>
    </w:p>
    <w:p w14:paraId="7FC4215A" w14:textId="77777777" w:rsidR="00EA3485" w:rsidRDefault="00EA3485" w:rsidP="00035CA4">
      <w:pPr>
        <w:jc w:val="both"/>
        <w:pPrChange w:id="448" w:author="Microsoft Office User" w:date="2022-07-22T15:29:00Z">
          <w:pPr/>
        </w:pPrChange>
      </w:pPr>
    </w:p>
    <w:p w14:paraId="2E958839" w14:textId="0870C73D" w:rsidR="00EA3485" w:rsidRDefault="00EA3485" w:rsidP="00035CA4">
      <w:pPr>
        <w:jc w:val="both"/>
        <w:pPrChange w:id="449" w:author="Microsoft Office User" w:date="2022-07-22T15:29:00Z">
          <w:pPr/>
        </w:pPrChange>
      </w:pPr>
      <w:r>
        <w:t xml:space="preserve">In the future, the number of the augmented images added to the training data can be studied. </w:t>
      </w:r>
    </w:p>
    <w:p w14:paraId="69B08541" w14:textId="33F50095" w:rsidR="006E78B6" w:rsidRDefault="006E78B6" w:rsidP="00035CA4">
      <w:pPr>
        <w:jc w:val="both"/>
        <w:pPrChange w:id="450" w:author="Microsoft Office User" w:date="2022-07-22T15:29:00Z">
          <w:pPr/>
        </w:pPrChange>
      </w:pPr>
    </w:p>
    <w:p w14:paraId="5924122B" w14:textId="29E90624" w:rsidR="006E78B6" w:rsidRDefault="004A3208" w:rsidP="00035CA4">
      <w:pPr>
        <w:pStyle w:val="Heading2"/>
        <w:jc w:val="both"/>
        <w:rPr>
          <w:rFonts w:ascii="Times New Roman" w:hAnsi="Times New Roman" w:cs="Times New Roman"/>
          <w:sz w:val="24"/>
        </w:rPr>
        <w:pPrChange w:id="451" w:author="Microsoft Office User" w:date="2022-07-22T15:29:00Z">
          <w:pPr>
            <w:pStyle w:val="Heading2"/>
          </w:pPr>
        </w:pPrChange>
      </w:pPr>
      <w:ins w:id="452" w:author="Microsoft Office User" w:date="2022-07-22T21:15:00Z">
        <w:r>
          <w:rPr>
            <w:rFonts w:ascii="Times New Roman" w:hAnsi="Times New Roman" w:cs="Times New Roman"/>
            <w:sz w:val="24"/>
          </w:rPr>
          <w:t xml:space="preserve">5. </w:t>
        </w:r>
      </w:ins>
      <w:r w:rsidR="006E78B6">
        <w:rPr>
          <w:rFonts w:ascii="Times New Roman" w:hAnsi="Times New Roman" w:cs="Times New Roman"/>
          <w:sz w:val="24"/>
        </w:rPr>
        <w:t>Reference</w:t>
      </w:r>
    </w:p>
    <w:p w14:paraId="0DD8FC9B" w14:textId="77777777" w:rsidR="00FF03EF" w:rsidRPr="00FF03EF" w:rsidRDefault="000D5E47" w:rsidP="00035CA4">
      <w:pPr>
        <w:pStyle w:val="EndNoteBibliography"/>
        <w:ind w:left="720" w:hanging="720"/>
        <w:jc w:val="both"/>
        <w:rPr>
          <w:noProof/>
        </w:rPr>
        <w:pPrChange w:id="453" w:author="Microsoft Office User" w:date="2022-07-22T15:29:00Z">
          <w:pPr>
            <w:pStyle w:val="EndNoteBibliography"/>
            <w:ind w:left="720" w:hanging="720"/>
          </w:pPr>
        </w:pPrChange>
      </w:pPr>
      <w:r>
        <w:rPr>
          <w:rFonts w:eastAsia="Arial"/>
        </w:rPr>
        <w:fldChar w:fldCharType="begin"/>
      </w:r>
      <w:r>
        <w:rPr>
          <w:rFonts w:eastAsia="Arial"/>
        </w:rPr>
        <w:instrText xml:space="preserve"> ADDIN EN.REFLIST </w:instrText>
      </w:r>
      <w:r>
        <w:rPr>
          <w:rFonts w:eastAsia="Arial"/>
        </w:rPr>
        <w:fldChar w:fldCharType="separate"/>
      </w:r>
      <w:r w:rsidR="00FF03EF" w:rsidRPr="00FF03EF">
        <w:rPr>
          <w:noProof/>
        </w:rPr>
        <w:t>[1]</w:t>
      </w:r>
      <w:r w:rsidR="00FF03EF" w:rsidRPr="00FF03EF">
        <w:rPr>
          <w:noProof/>
        </w:rPr>
        <w:tab/>
        <w:t>W. Wang</w:t>
      </w:r>
      <w:r w:rsidR="00FF03EF" w:rsidRPr="00FF03EF">
        <w:rPr>
          <w:i/>
          <w:noProof/>
        </w:rPr>
        <w:t xml:space="preserve"> et al.</w:t>
      </w:r>
      <w:r w:rsidR="00FF03EF" w:rsidRPr="00FF03EF">
        <w:rPr>
          <w:noProof/>
        </w:rPr>
        <w:t xml:space="preserve">, "Pavement crack image acquisition methods and crack extraction algorithms: A review," </w:t>
      </w:r>
      <w:r w:rsidR="00FF03EF" w:rsidRPr="00FF03EF">
        <w:rPr>
          <w:i/>
          <w:noProof/>
        </w:rPr>
        <w:t xml:space="preserve">Journal of Traffic and Transportation Engineering (English Edition), </w:t>
      </w:r>
      <w:r w:rsidR="00FF03EF" w:rsidRPr="00FF03EF">
        <w:rPr>
          <w:noProof/>
        </w:rPr>
        <w:t>vol. 6, no. 6, pp. 535-556, 2019.</w:t>
      </w:r>
    </w:p>
    <w:p w14:paraId="521A5E9E" w14:textId="77777777" w:rsidR="00FF03EF" w:rsidRPr="00FF03EF" w:rsidRDefault="00FF03EF" w:rsidP="00035CA4">
      <w:pPr>
        <w:pStyle w:val="EndNoteBibliography"/>
        <w:ind w:left="720" w:hanging="720"/>
        <w:jc w:val="both"/>
        <w:rPr>
          <w:noProof/>
        </w:rPr>
        <w:pPrChange w:id="454" w:author="Microsoft Office User" w:date="2022-07-22T15:29:00Z">
          <w:pPr>
            <w:pStyle w:val="EndNoteBibliography"/>
            <w:ind w:left="720" w:hanging="720"/>
          </w:pPr>
        </w:pPrChange>
      </w:pPr>
      <w:r w:rsidRPr="00FF03EF">
        <w:rPr>
          <w:noProof/>
        </w:rPr>
        <w:t>[2]</w:t>
      </w:r>
      <w:r w:rsidRPr="00FF03EF">
        <w:rPr>
          <w:noProof/>
        </w:rPr>
        <w:tab/>
        <w:t xml:space="preserve">Y. Yu, M. Rashidi, B. Samali, A. M. Yousefi, and W. Wang, "Multi-image-feature-based hierarchical concrete crack identification framework using optimized SVM multi-classifiers and D–S fusion algorithm for bridge structures," </w:t>
      </w:r>
      <w:r w:rsidRPr="00FF03EF">
        <w:rPr>
          <w:i/>
          <w:noProof/>
        </w:rPr>
        <w:t xml:space="preserve">Remote Sensing, </w:t>
      </w:r>
      <w:r w:rsidRPr="00FF03EF">
        <w:rPr>
          <w:noProof/>
        </w:rPr>
        <w:t>vol. 13, no. 2, p. 240, 2021.</w:t>
      </w:r>
    </w:p>
    <w:p w14:paraId="2D85BB56" w14:textId="77777777" w:rsidR="00FF03EF" w:rsidRPr="00FF03EF" w:rsidRDefault="00FF03EF" w:rsidP="00035CA4">
      <w:pPr>
        <w:pStyle w:val="EndNoteBibliography"/>
        <w:ind w:left="720" w:hanging="720"/>
        <w:jc w:val="both"/>
        <w:rPr>
          <w:noProof/>
        </w:rPr>
        <w:pPrChange w:id="455" w:author="Microsoft Office User" w:date="2022-07-22T15:29:00Z">
          <w:pPr>
            <w:pStyle w:val="EndNoteBibliography"/>
            <w:ind w:left="720" w:hanging="720"/>
          </w:pPr>
        </w:pPrChange>
      </w:pPr>
      <w:r w:rsidRPr="00FF03EF">
        <w:rPr>
          <w:noProof/>
        </w:rPr>
        <w:t>[3]</w:t>
      </w:r>
      <w:r w:rsidRPr="00FF03EF">
        <w:rPr>
          <w:noProof/>
        </w:rPr>
        <w:tab/>
        <w:t xml:space="preserve">W. Lin, Y. Sun, Q. Yang, and Y. Lin, "Real-time comprehensive image processing system for detecting concrete bridges crack," </w:t>
      </w:r>
      <w:r w:rsidRPr="00FF03EF">
        <w:rPr>
          <w:i/>
          <w:noProof/>
        </w:rPr>
        <w:t xml:space="preserve">Computers and Concrete, An International Journal, </w:t>
      </w:r>
      <w:r w:rsidRPr="00FF03EF">
        <w:rPr>
          <w:noProof/>
        </w:rPr>
        <w:t>vol. 23, no. 6, pp. 445-457, 2019.</w:t>
      </w:r>
    </w:p>
    <w:p w14:paraId="2A575202" w14:textId="77777777" w:rsidR="00FF03EF" w:rsidRPr="00FF03EF" w:rsidRDefault="00FF03EF" w:rsidP="00035CA4">
      <w:pPr>
        <w:pStyle w:val="EndNoteBibliography"/>
        <w:ind w:left="720" w:hanging="720"/>
        <w:jc w:val="both"/>
        <w:rPr>
          <w:noProof/>
        </w:rPr>
        <w:pPrChange w:id="456" w:author="Microsoft Office User" w:date="2022-07-22T15:29:00Z">
          <w:pPr>
            <w:pStyle w:val="EndNoteBibliography"/>
            <w:ind w:left="720" w:hanging="720"/>
          </w:pPr>
        </w:pPrChange>
      </w:pPr>
      <w:r w:rsidRPr="00FF03EF">
        <w:rPr>
          <w:noProof/>
        </w:rPr>
        <w:t>[4]</w:t>
      </w:r>
      <w:r w:rsidRPr="00FF03EF">
        <w:rPr>
          <w:noProof/>
        </w:rPr>
        <w:tab/>
        <w:t xml:space="preserve">W. Cao, Q. Liu, and Z. He, "Review of pavement defect detection methods," </w:t>
      </w:r>
      <w:r w:rsidRPr="00FF03EF">
        <w:rPr>
          <w:i/>
          <w:noProof/>
        </w:rPr>
        <w:t xml:space="preserve">Ieee Access, </w:t>
      </w:r>
      <w:r w:rsidRPr="00FF03EF">
        <w:rPr>
          <w:noProof/>
        </w:rPr>
        <w:t>vol. 8, pp. 14531-14544, 2020.</w:t>
      </w:r>
    </w:p>
    <w:p w14:paraId="43177D05" w14:textId="77777777" w:rsidR="00FF03EF" w:rsidRPr="00FF03EF" w:rsidRDefault="00FF03EF" w:rsidP="00035CA4">
      <w:pPr>
        <w:pStyle w:val="EndNoteBibliography"/>
        <w:ind w:left="720" w:hanging="720"/>
        <w:jc w:val="both"/>
        <w:rPr>
          <w:noProof/>
        </w:rPr>
        <w:pPrChange w:id="457" w:author="Microsoft Office User" w:date="2022-07-22T15:29:00Z">
          <w:pPr>
            <w:pStyle w:val="EndNoteBibliography"/>
            <w:ind w:left="720" w:hanging="720"/>
          </w:pPr>
        </w:pPrChange>
      </w:pPr>
      <w:r w:rsidRPr="00FF03EF">
        <w:rPr>
          <w:noProof/>
        </w:rPr>
        <w:t>[5]</w:t>
      </w:r>
      <w:r w:rsidRPr="00FF03EF">
        <w:rPr>
          <w:noProof/>
        </w:rPr>
        <w:tab/>
        <w:t xml:space="preserve">C. Chen, H. Seo, C. H. Jun, and Y. Zhao, "Pavement crack detection and classification based on fusion feature of LBP and PCA with SVM," </w:t>
      </w:r>
      <w:r w:rsidRPr="00FF03EF">
        <w:rPr>
          <w:i/>
          <w:noProof/>
        </w:rPr>
        <w:t xml:space="preserve">International Journal of Pavement Engineering, </w:t>
      </w:r>
      <w:r w:rsidRPr="00FF03EF">
        <w:rPr>
          <w:noProof/>
        </w:rPr>
        <w:t>pp. 1-10, 2021.</w:t>
      </w:r>
    </w:p>
    <w:p w14:paraId="3E18FB17" w14:textId="77777777" w:rsidR="00FF03EF" w:rsidRPr="00FF03EF" w:rsidRDefault="00FF03EF" w:rsidP="00035CA4">
      <w:pPr>
        <w:pStyle w:val="EndNoteBibliography"/>
        <w:ind w:left="720" w:hanging="720"/>
        <w:jc w:val="both"/>
        <w:rPr>
          <w:noProof/>
        </w:rPr>
        <w:pPrChange w:id="458" w:author="Microsoft Office User" w:date="2022-07-22T15:29:00Z">
          <w:pPr>
            <w:pStyle w:val="EndNoteBibliography"/>
            <w:ind w:left="720" w:hanging="720"/>
          </w:pPr>
        </w:pPrChange>
      </w:pPr>
      <w:r w:rsidRPr="00FF03EF">
        <w:rPr>
          <w:noProof/>
        </w:rPr>
        <w:t>[6]</w:t>
      </w:r>
      <w:r w:rsidRPr="00FF03EF">
        <w:rPr>
          <w:noProof/>
        </w:rPr>
        <w:tab/>
        <w:t xml:space="preserve">J. Huyan, W. Li, S. Tighe, R. Deng, and S. Yan, "Illumination compensation model with k-means algorithm for detection of pavement surface cracks with shadow," </w:t>
      </w:r>
      <w:r w:rsidRPr="00FF03EF">
        <w:rPr>
          <w:i/>
          <w:noProof/>
        </w:rPr>
        <w:t xml:space="preserve">Journal of Computing in Civil Engineering, </w:t>
      </w:r>
      <w:r w:rsidRPr="00FF03EF">
        <w:rPr>
          <w:noProof/>
        </w:rPr>
        <w:t>vol. 34, no. 1, p. 04019049, 2020.</w:t>
      </w:r>
    </w:p>
    <w:p w14:paraId="26F3233F" w14:textId="77777777" w:rsidR="00FF03EF" w:rsidRPr="00FF03EF" w:rsidRDefault="00FF03EF" w:rsidP="00035CA4">
      <w:pPr>
        <w:pStyle w:val="EndNoteBibliography"/>
        <w:ind w:left="720" w:hanging="720"/>
        <w:jc w:val="both"/>
        <w:rPr>
          <w:noProof/>
        </w:rPr>
        <w:pPrChange w:id="459" w:author="Microsoft Office User" w:date="2022-07-22T15:29:00Z">
          <w:pPr>
            <w:pStyle w:val="EndNoteBibliography"/>
            <w:ind w:left="720" w:hanging="720"/>
          </w:pPr>
        </w:pPrChange>
      </w:pPr>
      <w:r w:rsidRPr="00FF03EF">
        <w:rPr>
          <w:noProof/>
        </w:rPr>
        <w:t>[7]</w:t>
      </w:r>
      <w:r w:rsidRPr="00FF03EF">
        <w:rPr>
          <w:noProof/>
        </w:rPr>
        <w:tab/>
        <w:t xml:space="preserve">D. Ai, G. Jiang, L. S. Kei, and C. Li, "Automatic pixel-level pavement crack detection using information of multi-scale neighborhoods," </w:t>
      </w:r>
      <w:r w:rsidRPr="00FF03EF">
        <w:rPr>
          <w:i/>
          <w:noProof/>
        </w:rPr>
        <w:t xml:space="preserve">IEEE Access, </w:t>
      </w:r>
      <w:r w:rsidRPr="00FF03EF">
        <w:rPr>
          <w:noProof/>
        </w:rPr>
        <w:t>vol. 6, pp. 24452-24463, 2018.</w:t>
      </w:r>
    </w:p>
    <w:p w14:paraId="66222F7B" w14:textId="77777777" w:rsidR="00FF03EF" w:rsidRPr="00FF03EF" w:rsidRDefault="00FF03EF" w:rsidP="00035CA4">
      <w:pPr>
        <w:pStyle w:val="EndNoteBibliography"/>
        <w:ind w:left="720" w:hanging="720"/>
        <w:jc w:val="both"/>
        <w:rPr>
          <w:noProof/>
        </w:rPr>
        <w:pPrChange w:id="460" w:author="Microsoft Office User" w:date="2022-07-22T15:29:00Z">
          <w:pPr>
            <w:pStyle w:val="EndNoteBibliography"/>
            <w:ind w:left="720" w:hanging="720"/>
          </w:pPr>
        </w:pPrChange>
      </w:pPr>
      <w:r w:rsidRPr="00FF03EF">
        <w:rPr>
          <w:noProof/>
        </w:rPr>
        <w:lastRenderedPageBreak/>
        <w:t>[8]</w:t>
      </w:r>
      <w:r w:rsidRPr="00FF03EF">
        <w:rPr>
          <w:noProof/>
        </w:rPr>
        <w:tab/>
        <w:t xml:space="preserve">W. Kaddah, M. Elbouz, Y. Ouerhani, V. Baltazart, M. Desthieux, and A. Alfalou, "Optimized minimal path selection (OMPS) method for automatic and unsupervised crack segmentation within two-dimensional pavement images," </w:t>
      </w:r>
      <w:r w:rsidRPr="00FF03EF">
        <w:rPr>
          <w:i/>
          <w:noProof/>
        </w:rPr>
        <w:t xml:space="preserve">The Visual Computer, </w:t>
      </w:r>
      <w:r w:rsidRPr="00FF03EF">
        <w:rPr>
          <w:noProof/>
        </w:rPr>
        <w:t>vol. 35, no. 9, pp. 1293-1309, 2019.</w:t>
      </w:r>
    </w:p>
    <w:p w14:paraId="1A8631BB" w14:textId="77777777" w:rsidR="00FF03EF" w:rsidRPr="00FF03EF" w:rsidRDefault="00FF03EF" w:rsidP="00035CA4">
      <w:pPr>
        <w:pStyle w:val="EndNoteBibliography"/>
        <w:ind w:left="720" w:hanging="720"/>
        <w:jc w:val="both"/>
        <w:rPr>
          <w:noProof/>
        </w:rPr>
        <w:pPrChange w:id="461" w:author="Microsoft Office User" w:date="2022-07-22T15:29:00Z">
          <w:pPr>
            <w:pStyle w:val="EndNoteBibliography"/>
            <w:ind w:left="720" w:hanging="720"/>
          </w:pPr>
        </w:pPrChange>
      </w:pPr>
      <w:r w:rsidRPr="00FF03EF">
        <w:rPr>
          <w:noProof/>
        </w:rPr>
        <w:t>[9]</w:t>
      </w:r>
      <w:r w:rsidRPr="00FF03EF">
        <w:rPr>
          <w:noProof/>
        </w:rPr>
        <w:tab/>
        <w:t xml:space="preserve">C. Chen, H. Seo, and Y. Zhao, "A novel pavement transverse cracks detection model using WT-CNN and STFT-CNN for smartphone data analysis," </w:t>
      </w:r>
      <w:r w:rsidRPr="00FF03EF">
        <w:rPr>
          <w:i/>
          <w:noProof/>
        </w:rPr>
        <w:t xml:space="preserve">International Journal of Pavement Engineering, </w:t>
      </w:r>
      <w:r w:rsidRPr="00FF03EF">
        <w:rPr>
          <w:noProof/>
        </w:rPr>
        <w:t>pp. 1-13, 2021.</w:t>
      </w:r>
    </w:p>
    <w:p w14:paraId="711EA266" w14:textId="77777777" w:rsidR="00FF03EF" w:rsidRPr="00FF03EF" w:rsidRDefault="00FF03EF" w:rsidP="00035CA4">
      <w:pPr>
        <w:pStyle w:val="EndNoteBibliography"/>
        <w:ind w:left="720" w:hanging="720"/>
        <w:jc w:val="both"/>
        <w:rPr>
          <w:noProof/>
        </w:rPr>
        <w:pPrChange w:id="462" w:author="Microsoft Office User" w:date="2022-07-22T15:29:00Z">
          <w:pPr>
            <w:pStyle w:val="EndNoteBibliography"/>
            <w:ind w:left="720" w:hanging="720"/>
          </w:pPr>
        </w:pPrChange>
      </w:pPr>
      <w:r w:rsidRPr="00FF03EF">
        <w:rPr>
          <w:noProof/>
        </w:rPr>
        <w:t>[10]</w:t>
      </w:r>
      <w:r w:rsidRPr="00FF03EF">
        <w:rPr>
          <w:noProof/>
        </w:rPr>
        <w:tab/>
        <w:t xml:space="preserve">S. L. Lau, E. K. Chong, X. Yang, and X. Wang, "Automated pavement crack segmentation using u-net-based convolutional neural network," </w:t>
      </w:r>
      <w:r w:rsidRPr="00FF03EF">
        <w:rPr>
          <w:i/>
          <w:noProof/>
        </w:rPr>
        <w:t xml:space="preserve">IEEE Access, </w:t>
      </w:r>
      <w:r w:rsidRPr="00FF03EF">
        <w:rPr>
          <w:noProof/>
        </w:rPr>
        <w:t>vol. 8, pp. 114892-114899, 2020.</w:t>
      </w:r>
    </w:p>
    <w:p w14:paraId="0FBD24B2" w14:textId="77777777" w:rsidR="00FF03EF" w:rsidRPr="00FF03EF" w:rsidRDefault="00FF03EF" w:rsidP="00035CA4">
      <w:pPr>
        <w:pStyle w:val="EndNoteBibliography"/>
        <w:ind w:left="720" w:hanging="720"/>
        <w:jc w:val="both"/>
        <w:rPr>
          <w:noProof/>
        </w:rPr>
        <w:pPrChange w:id="463" w:author="Microsoft Office User" w:date="2022-07-22T15:29:00Z">
          <w:pPr>
            <w:pStyle w:val="EndNoteBibliography"/>
            <w:ind w:left="720" w:hanging="720"/>
          </w:pPr>
        </w:pPrChange>
      </w:pPr>
      <w:r w:rsidRPr="00FF03EF">
        <w:rPr>
          <w:noProof/>
        </w:rPr>
        <w:t>[11]</w:t>
      </w:r>
      <w:r w:rsidRPr="00FF03EF">
        <w:rPr>
          <w:noProof/>
        </w:rPr>
        <w:tab/>
        <w:t xml:space="preserve">S. Bang, S. Park, H. Kim, and H. Kim, "Encoder–decoder network for pixel‐level road crack detection in black‐box images," </w:t>
      </w:r>
      <w:r w:rsidRPr="00FF03EF">
        <w:rPr>
          <w:i/>
          <w:noProof/>
        </w:rPr>
        <w:t xml:space="preserve">Computer‐Aided Civil and Infrastructure Engineering, </w:t>
      </w:r>
      <w:r w:rsidRPr="00FF03EF">
        <w:rPr>
          <w:noProof/>
        </w:rPr>
        <w:t>vol. 34, no. 8, pp. 713-727, 2019.</w:t>
      </w:r>
    </w:p>
    <w:p w14:paraId="29D2707A" w14:textId="77777777" w:rsidR="00FF03EF" w:rsidRPr="00FF03EF" w:rsidRDefault="00FF03EF" w:rsidP="00035CA4">
      <w:pPr>
        <w:pStyle w:val="EndNoteBibliography"/>
        <w:ind w:left="720" w:hanging="720"/>
        <w:jc w:val="both"/>
        <w:rPr>
          <w:noProof/>
        </w:rPr>
        <w:pPrChange w:id="464" w:author="Microsoft Office User" w:date="2022-07-22T15:29:00Z">
          <w:pPr>
            <w:pStyle w:val="EndNoteBibliography"/>
            <w:ind w:left="720" w:hanging="720"/>
          </w:pPr>
        </w:pPrChange>
      </w:pPr>
      <w:r w:rsidRPr="00FF03EF">
        <w:rPr>
          <w:noProof/>
        </w:rPr>
        <w:t>[12]</w:t>
      </w:r>
      <w:r w:rsidRPr="00FF03EF">
        <w:rPr>
          <w:noProof/>
        </w:rPr>
        <w:tab/>
        <w:t xml:space="preserve">C. V. Dung, "Autonomous concrete crack detection using deep fully convolutional neural network," </w:t>
      </w:r>
      <w:r w:rsidRPr="00FF03EF">
        <w:rPr>
          <w:i/>
          <w:noProof/>
        </w:rPr>
        <w:t xml:space="preserve">Automation in Construction, </w:t>
      </w:r>
      <w:r w:rsidRPr="00FF03EF">
        <w:rPr>
          <w:noProof/>
        </w:rPr>
        <w:t>vol. 99, pp. 52-58, 2019.</w:t>
      </w:r>
    </w:p>
    <w:p w14:paraId="30A54619" w14:textId="77777777" w:rsidR="00FF03EF" w:rsidRPr="00FF03EF" w:rsidRDefault="00FF03EF" w:rsidP="00035CA4">
      <w:pPr>
        <w:pStyle w:val="EndNoteBibliography"/>
        <w:ind w:left="720" w:hanging="720"/>
        <w:jc w:val="both"/>
        <w:rPr>
          <w:noProof/>
        </w:rPr>
        <w:pPrChange w:id="465" w:author="Microsoft Office User" w:date="2022-07-22T15:29:00Z">
          <w:pPr>
            <w:pStyle w:val="EndNoteBibliography"/>
            <w:ind w:left="720" w:hanging="720"/>
          </w:pPr>
        </w:pPrChange>
      </w:pPr>
      <w:r w:rsidRPr="00FF03EF">
        <w:rPr>
          <w:noProof/>
        </w:rPr>
        <w:t>[13]</w:t>
      </w:r>
      <w:r w:rsidRPr="00FF03EF">
        <w:rPr>
          <w:noProof/>
        </w:rPr>
        <w:tab/>
        <w:t>J. Liu</w:t>
      </w:r>
      <w:r w:rsidRPr="00FF03EF">
        <w:rPr>
          <w:i/>
          <w:noProof/>
        </w:rPr>
        <w:t xml:space="preserve"> et al.</w:t>
      </w:r>
      <w:r w:rsidRPr="00FF03EF">
        <w:rPr>
          <w:noProof/>
        </w:rPr>
        <w:t xml:space="preserve">, "Automated pavement crack detection and segmentation based on two‐step convolutional neural network," </w:t>
      </w:r>
      <w:r w:rsidRPr="00FF03EF">
        <w:rPr>
          <w:i/>
          <w:noProof/>
        </w:rPr>
        <w:t xml:space="preserve">Computer‐Aided Civil and Infrastructure Engineering, </w:t>
      </w:r>
      <w:r w:rsidRPr="00FF03EF">
        <w:rPr>
          <w:noProof/>
        </w:rPr>
        <w:t>vol. 35, no. 11, pp. 1291-1305, 2020.</w:t>
      </w:r>
    </w:p>
    <w:p w14:paraId="4EE05547" w14:textId="77777777" w:rsidR="00FF03EF" w:rsidRPr="00FF03EF" w:rsidRDefault="00FF03EF" w:rsidP="00035CA4">
      <w:pPr>
        <w:pStyle w:val="EndNoteBibliography"/>
        <w:ind w:left="720" w:hanging="720"/>
        <w:jc w:val="both"/>
        <w:rPr>
          <w:noProof/>
        </w:rPr>
        <w:pPrChange w:id="466" w:author="Microsoft Office User" w:date="2022-07-22T15:29:00Z">
          <w:pPr>
            <w:pStyle w:val="EndNoteBibliography"/>
            <w:ind w:left="720" w:hanging="720"/>
          </w:pPr>
        </w:pPrChange>
      </w:pPr>
      <w:r w:rsidRPr="00FF03EF">
        <w:rPr>
          <w:noProof/>
        </w:rPr>
        <w:t>[14]</w:t>
      </w:r>
      <w:r w:rsidRPr="00FF03EF">
        <w:rPr>
          <w:noProof/>
        </w:rPr>
        <w:tab/>
        <w:t xml:space="preserve">C. Han, T. Ma, J. Huyan, X. Huang, and Y. Zhang, "CrackW-Net: A novel pavement crack image segmentation convolutional neural network," </w:t>
      </w:r>
      <w:r w:rsidRPr="00FF03EF">
        <w:rPr>
          <w:i/>
          <w:noProof/>
        </w:rPr>
        <w:t xml:space="preserve">IEEE Transactions on Intelligent Transportation Systems, </w:t>
      </w:r>
      <w:r w:rsidRPr="00FF03EF">
        <w:rPr>
          <w:noProof/>
        </w:rPr>
        <w:t>2021.</w:t>
      </w:r>
    </w:p>
    <w:p w14:paraId="7D7BB091" w14:textId="77777777" w:rsidR="00FF03EF" w:rsidRPr="00FF03EF" w:rsidRDefault="00FF03EF" w:rsidP="00035CA4">
      <w:pPr>
        <w:pStyle w:val="EndNoteBibliography"/>
        <w:ind w:left="720" w:hanging="720"/>
        <w:jc w:val="both"/>
        <w:rPr>
          <w:noProof/>
        </w:rPr>
        <w:pPrChange w:id="467" w:author="Microsoft Office User" w:date="2022-07-22T15:29:00Z">
          <w:pPr>
            <w:pStyle w:val="EndNoteBibliography"/>
            <w:ind w:left="720" w:hanging="720"/>
          </w:pPr>
        </w:pPrChange>
      </w:pPr>
      <w:r w:rsidRPr="00FF03EF">
        <w:rPr>
          <w:noProof/>
        </w:rPr>
        <w:t>[15]</w:t>
      </w:r>
      <w:r w:rsidRPr="00FF03EF">
        <w:rPr>
          <w:noProof/>
        </w:rPr>
        <w:tab/>
        <w:t xml:space="preserve">L. Pei, Z. Sun, L. Xiao, W. Li, J. Sun, and H. Zhang, "Virtual generation of pavement crack images based on improved deep convolutional generative adversarial network," </w:t>
      </w:r>
      <w:r w:rsidRPr="00FF03EF">
        <w:rPr>
          <w:i/>
          <w:noProof/>
        </w:rPr>
        <w:t xml:space="preserve">Engineering Applications of Artificial Intelligence, </w:t>
      </w:r>
      <w:r w:rsidRPr="00FF03EF">
        <w:rPr>
          <w:noProof/>
        </w:rPr>
        <w:t>vol. 104, p. 104376, 2021.</w:t>
      </w:r>
    </w:p>
    <w:p w14:paraId="251861B3" w14:textId="677B3A62" w:rsidR="006E78B6" w:rsidRPr="006E78B6" w:rsidRDefault="000D5E47" w:rsidP="00035CA4">
      <w:pPr>
        <w:jc w:val="both"/>
        <w:rPr>
          <w:rFonts w:eastAsia="Arial"/>
        </w:rPr>
        <w:pPrChange w:id="468" w:author="Microsoft Office User" w:date="2022-07-22T15:29:00Z">
          <w:pPr/>
        </w:pPrChange>
      </w:pPr>
      <w:r>
        <w:rPr>
          <w:rFonts w:eastAsia="Arial"/>
        </w:rPr>
        <w:fldChar w:fldCharType="end"/>
      </w:r>
    </w:p>
    <w:sectPr w:rsidR="006E78B6" w:rsidRPr="006E78B6">
      <w:pgSz w:w="11906" w:h="16838"/>
      <w:pgMar w:top="1440" w:right="1800" w:bottom="1440" w:left="180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Microsoft Office User" w:date="2022-07-22T21:16:00Z" w:initials="MOU">
    <w:p w14:paraId="6360C3C9" w14:textId="1243E48B" w:rsidR="00885E54" w:rsidRDefault="00885E5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0C3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5922C" w16cex:dateUtc="2022-07-23T0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0C3C9" w16cid:durableId="268592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8E621" w14:textId="77777777" w:rsidR="001C49B8" w:rsidRDefault="001C49B8">
      <w:r>
        <w:separator/>
      </w:r>
    </w:p>
  </w:endnote>
  <w:endnote w:type="continuationSeparator" w:id="0">
    <w:p w14:paraId="3CAE8B5B" w14:textId="77777777" w:rsidR="001C49B8" w:rsidRDefault="001C4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A009C" w14:textId="77777777" w:rsidR="001C49B8" w:rsidRDefault="001C49B8">
      <w:r>
        <w:separator/>
      </w:r>
    </w:p>
  </w:footnote>
  <w:footnote w:type="continuationSeparator" w:id="0">
    <w:p w14:paraId="136EE7C7" w14:textId="77777777" w:rsidR="001C49B8" w:rsidRDefault="001C49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8727AD"/>
    <w:multiLevelType w:val="hybridMultilevel"/>
    <w:tmpl w:val="BDB8D7FC"/>
    <w:lvl w:ilvl="0" w:tplc="984C0F32">
      <w:start w:val="1"/>
      <w:numFmt w:val="bullet"/>
      <w:lvlText w:val="·"/>
      <w:lvlJc w:val="left"/>
      <w:pPr>
        <w:ind w:left="720" w:hanging="349"/>
      </w:pPr>
      <w:rPr>
        <w:rFonts w:ascii="Symbol" w:eastAsia="Symbol" w:hAnsi="Symbol" w:cs="Symbol"/>
      </w:rPr>
    </w:lvl>
    <w:lvl w:ilvl="1" w:tplc="72AA8028">
      <w:start w:val="1"/>
      <w:numFmt w:val="bullet"/>
      <w:lvlText w:val="o"/>
      <w:lvlJc w:val="left"/>
      <w:pPr>
        <w:ind w:left="1440" w:hanging="349"/>
      </w:pPr>
      <w:rPr>
        <w:rFonts w:ascii="Courier New" w:eastAsia="Courier New" w:hAnsi="Courier New" w:cs="Courier New"/>
      </w:rPr>
    </w:lvl>
    <w:lvl w:ilvl="2" w:tplc="1CA43628">
      <w:start w:val="1"/>
      <w:numFmt w:val="bullet"/>
      <w:lvlText w:val="§"/>
      <w:lvlJc w:val="left"/>
      <w:pPr>
        <w:ind w:left="2160" w:hanging="349"/>
      </w:pPr>
      <w:rPr>
        <w:rFonts w:ascii="Wingdings" w:eastAsia="Wingdings" w:hAnsi="Wingdings" w:cs="Wingdings"/>
      </w:rPr>
    </w:lvl>
    <w:lvl w:ilvl="3" w:tplc="EE609CD8">
      <w:start w:val="1"/>
      <w:numFmt w:val="bullet"/>
      <w:lvlText w:val="·"/>
      <w:lvlJc w:val="left"/>
      <w:pPr>
        <w:ind w:left="2880" w:hanging="349"/>
      </w:pPr>
      <w:rPr>
        <w:rFonts w:ascii="Symbol" w:eastAsia="Symbol" w:hAnsi="Symbol" w:cs="Symbol"/>
      </w:rPr>
    </w:lvl>
    <w:lvl w:ilvl="4" w:tplc="B67C2B40">
      <w:start w:val="1"/>
      <w:numFmt w:val="bullet"/>
      <w:lvlText w:val="o"/>
      <w:lvlJc w:val="left"/>
      <w:pPr>
        <w:ind w:left="3600" w:hanging="349"/>
      </w:pPr>
      <w:rPr>
        <w:rFonts w:ascii="Courier New" w:eastAsia="Courier New" w:hAnsi="Courier New" w:cs="Courier New"/>
      </w:rPr>
    </w:lvl>
    <w:lvl w:ilvl="5" w:tplc="8D3A4E58">
      <w:start w:val="1"/>
      <w:numFmt w:val="bullet"/>
      <w:lvlText w:val="§"/>
      <w:lvlJc w:val="left"/>
      <w:pPr>
        <w:ind w:left="4320" w:hanging="349"/>
      </w:pPr>
      <w:rPr>
        <w:rFonts w:ascii="Wingdings" w:eastAsia="Wingdings" w:hAnsi="Wingdings" w:cs="Wingdings"/>
      </w:rPr>
    </w:lvl>
    <w:lvl w:ilvl="6" w:tplc="0F601DBE">
      <w:start w:val="1"/>
      <w:numFmt w:val="bullet"/>
      <w:lvlText w:val="·"/>
      <w:lvlJc w:val="left"/>
      <w:pPr>
        <w:ind w:left="5040" w:hanging="349"/>
      </w:pPr>
      <w:rPr>
        <w:rFonts w:ascii="Symbol" w:eastAsia="Symbol" w:hAnsi="Symbol" w:cs="Symbol"/>
      </w:rPr>
    </w:lvl>
    <w:lvl w:ilvl="7" w:tplc="4590F04A">
      <w:start w:val="1"/>
      <w:numFmt w:val="bullet"/>
      <w:lvlText w:val="o"/>
      <w:lvlJc w:val="left"/>
      <w:pPr>
        <w:ind w:left="5760" w:hanging="349"/>
      </w:pPr>
      <w:rPr>
        <w:rFonts w:ascii="Courier New" w:eastAsia="Courier New" w:hAnsi="Courier New" w:cs="Courier New"/>
      </w:rPr>
    </w:lvl>
    <w:lvl w:ilvl="8" w:tplc="EAC67672">
      <w:start w:val="1"/>
      <w:numFmt w:val="bullet"/>
      <w:lvlText w:val="§"/>
      <w:lvlJc w:val="left"/>
      <w:pPr>
        <w:ind w:left="6480" w:hanging="349"/>
      </w:pPr>
      <w:rPr>
        <w:rFonts w:ascii="Wingdings" w:eastAsia="Wingdings" w:hAnsi="Wingdings" w:cs="Wingdings"/>
      </w:rPr>
    </w:lvl>
  </w:abstractNum>
  <w:num w:numId="1" w16cid:durableId="149811075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TJ Zhang">
    <w15:presenceInfo w15:providerId="AD" w15:userId="S-1-5-21-1177238915-706699826-725345543-543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trackRevisions/>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977E2D"/>
    <w:rsid w:val="00024009"/>
    <w:rsid w:val="0003358B"/>
    <w:rsid w:val="00035CA4"/>
    <w:rsid w:val="00057DFF"/>
    <w:rsid w:val="00067C63"/>
    <w:rsid w:val="00076D76"/>
    <w:rsid w:val="000B0961"/>
    <w:rsid w:val="000C076E"/>
    <w:rsid w:val="000D50C9"/>
    <w:rsid w:val="000D5E47"/>
    <w:rsid w:val="000E09B5"/>
    <w:rsid w:val="000F1BA9"/>
    <w:rsid w:val="000F6586"/>
    <w:rsid w:val="00123301"/>
    <w:rsid w:val="00131A0E"/>
    <w:rsid w:val="00186009"/>
    <w:rsid w:val="001938CF"/>
    <w:rsid w:val="001C49B8"/>
    <w:rsid w:val="001E2E70"/>
    <w:rsid w:val="001F20F9"/>
    <w:rsid w:val="001F223A"/>
    <w:rsid w:val="001F5CA0"/>
    <w:rsid w:val="0021590B"/>
    <w:rsid w:val="0021781D"/>
    <w:rsid w:val="00241176"/>
    <w:rsid w:val="00244A25"/>
    <w:rsid w:val="00254FD8"/>
    <w:rsid w:val="0026722A"/>
    <w:rsid w:val="002701A4"/>
    <w:rsid w:val="00283145"/>
    <w:rsid w:val="002A70C2"/>
    <w:rsid w:val="002D78DC"/>
    <w:rsid w:val="002F1CBA"/>
    <w:rsid w:val="002F5864"/>
    <w:rsid w:val="002F7F56"/>
    <w:rsid w:val="003062B0"/>
    <w:rsid w:val="003069FE"/>
    <w:rsid w:val="00345900"/>
    <w:rsid w:val="00367521"/>
    <w:rsid w:val="00370D56"/>
    <w:rsid w:val="00397503"/>
    <w:rsid w:val="003B47D7"/>
    <w:rsid w:val="003C4616"/>
    <w:rsid w:val="004003A6"/>
    <w:rsid w:val="004008DE"/>
    <w:rsid w:val="00414471"/>
    <w:rsid w:val="00427A8C"/>
    <w:rsid w:val="00440325"/>
    <w:rsid w:val="00443C48"/>
    <w:rsid w:val="00467DBD"/>
    <w:rsid w:val="00476E73"/>
    <w:rsid w:val="004A3208"/>
    <w:rsid w:val="004C3024"/>
    <w:rsid w:val="004F52F2"/>
    <w:rsid w:val="004F79EE"/>
    <w:rsid w:val="00502905"/>
    <w:rsid w:val="00502FE6"/>
    <w:rsid w:val="00506F48"/>
    <w:rsid w:val="00510156"/>
    <w:rsid w:val="005118FB"/>
    <w:rsid w:val="00516FFF"/>
    <w:rsid w:val="00523EFC"/>
    <w:rsid w:val="005429C6"/>
    <w:rsid w:val="0056435A"/>
    <w:rsid w:val="005706B7"/>
    <w:rsid w:val="005738BF"/>
    <w:rsid w:val="00574B3C"/>
    <w:rsid w:val="005869CE"/>
    <w:rsid w:val="00587351"/>
    <w:rsid w:val="005B56D1"/>
    <w:rsid w:val="005D5EE5"/>
    <w:rsid w:val="005E401A"/>
    <w:rsid w:val="005E4FB9"/>
    <w:rsid w:val="0061582C"/>
    <w:rsid w:val="00623DBE"/>
    <w:rsid w:val="00644345"/>
    <w:rsid w:val="00670BBC"/>
    <w:rsid w:val="00672994"/>
    <w:rsid w:val="006908E1"/>
    <w:rsid w:val="006A6B24"/>
    <w:rsid w:val="006A77E2"/>
    <w:rsid w:val="006B7422"/>
    <w:rsid w:val="006D0B83"/>
    <w:rsid w:val="006E78B6"/>
    <w:rsid w:val="006F41B9"/>
    <w:rsid w:val="0070029D"/>
    <w:rsid w:val="00700E89"/>
    <w:rsid w:val="00714CA0"/>
    <w:rsid w:val="0072081D"/>
    <w:rsid w:val="00725EE2"/>
    <w:rsid w:val="00734D05"/>
    <w:rsid w:val="00780416"/>
    <w:rsid w:val="00783839"/>
    <w:rsid w:val="007942D7"/>
    <w:rsid w:val="007A138C"/>
    <w:rsid w:val="007B46C5"/>
    <w:rsid w:val="007B4DB1"/>
    <w:rsid w:val="007D3F4E"/>
    <w:rsid w:val="007E2F36"/>
    <w:rsid w:val="0082418F"/>
    <w:rsid w:val="008508B5"/>
    <w:rsid w:val="008538E5"/>
    <w:rsid w:val="00870E77"/>
    <w:rsid w:val="00875A38"/>
    <w:rsid w:val="00885E54"/>
    <w:rsid w:val="008A080D"/>
    <w:rsid w:val="008B1E83"/>
    <w:rsid w:val="008E2BE4"/>
    <w:rsid w:val="008E3553"/>
    <w:rsid w:val="008E7986"/>
    <w:rsid w:val="00910960"/>
    <w:rsid w:val="009109B0"/>
    <w:rsid w:val="00910AEB"/>
    <w:rsid w:val="009132F5"/>
    <w:rsid w:val="00915DCA"/>
    <w:rsid w:val="00934669"/>
    <w:rsid w:val="0095646B"/>
    <w:rsid w:val="00963C55"/>
    <w:rsid w:val="00977E2D"/>
    <w:rsid w:val="00996AEF"/>
    <w:rsid w:val="009C3379"/>
    <w:rsid w:val="009C7551"/>
    <w:rsid w:val="00A11AAA"/>
    <w:rsid w:val="00A33541"/>
    <w:rsid w:val="00A502E6"/>
    <w:rsid w:val="00A57115"/>
    <w:rsid w:val="00A669F3"/>
    <w:rsid w:val="00A82FF0"/>
    <w:rsid w:val="00A9444E"/>
    <w:rsid w:val="00A9457C"/>
    <w:rsid w:val="00AC190B"/>
    <w:rsid w:val="00AC3F97"/>
    <w:rsid w:val="00AD0097"/>
    <w:rsid w:val="00AD3D1C"/>
    <w:rsid w:val="00AD554D"/>
    <w:rsid w:val="00AF5467"/>
    <w:rsid w:val="00AF66EB"/>
    <w:rsid w:val="00B17B86"/>
    <w:rsid w:val="00B24C75"/>
    <w:rsid w:val="00B557CA"/>
    <w:rsid w:val="00B70F11"/>
    <w:rsid w:val="00B76ED0"/>
    <w:rsid w:val="00B82FDC"/>
    <w:rsid w:val="00B86F95"/>
    <w:rsid w:val="00BA3A0B"/>
    <w:rsid w:val="00BA408F"/>
    <w:rsid w:val="00BD7B83"/>
    <w:rsid w:val="00BF4DA9"/>
    <w:rsid w:val="00BF6603"/>
    <w:rsid w:val="00C04546"/>
    <w:rsid w:val="00C21A8D"/>
    <w:rsid w:val="00C22848"/>
    <w:rsid w:val="00C30645"/>
    <w:rsid w:val="00C46755"/>
    <w:rsid w:val="00C60DEA"/>
    <w:rsid w:val="00C918F5"/>
    <w:rsid w:val="00CB366A"/>
    <w:rsid w:val="00CF6AA9"/>
    <w:rsid w:val="00D054BC"/>
    <w:rsid w:val="00D23180"/>
    <w:rsid w:val="00D23846"/>
    <w:rsid w:val="00D24C3C"/>
    <w:rsid w:val="00D37E23"/>
    <w:rsid w:val="00D706D1"/>
    <w:rsid w:val="00D74FF0"/>
    <w:rsid w:val="00DA4BA7"/>
    <w:rsid w:val="00DB4059"/>
    <w:rsid w:val="00DC2DE2"/>
    <w:rsid w:val="00DC5443"/>
    <w:rsid w:val="00DD03CD"/>
    <w:rsid w:val="00DD3147"/>
    <w:rsid w:val="00DD5F3F"/>
    <w:rsid w:val="00E11134"/>
    <w:rsid w:val="00E32A88"/>
    <w:rsid w:val="00E40B7A"/>
    <w:rsid w:val="00E50919"/>
    <w:rsid w:val="00E61898"/>
    <w:rsid w:val="00E626BF"/>
    <w:rsid w:val="00E94115"/>
    <w:rsid w:val="00E94761"/>
    <w:rsid w:val="00E9678E"/>
    <w:rsid w:val="00EA0535"/>
    <w:rsid w:val="00EA3485"/>
    <w:rsid w:val="00EB24AF"/>
    <w:rsid w:val="00EB7FF5"/>
    <w:rsid w:val="00EC6FD8"/>
    <w:rsid w:val="00ED0143"/>
    <w:rsid w:val="00EE6EB2"/>
    <w:rsid w:val="00EF64B6"/>
    <w:rsid w:val="00F00522"/>
    <w:rsid w:val="00F15CA1"/>
    <w:rsid w:val="00F95BFB"/>
    <w:rsid w:val="00FA05DF"/>
    <w:rsid w:val="00FA4BAD"/>
    <w:rsid w:val="00FB1653"/>
    <w:rsid w:val="00FF03EF"/>
    <w:rsid w:val="00FF06C3"/>
    <w:rsid w:val="00FF2A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EB51D"/>
  <w15:docId w15:val="{3F073462-5BFC-BB45-8809-A26008BF7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 w:val="21"/>
        <w:szCs w:val="22"/>
        <w:lang w:val="en-US" w:eastAsia="zh-CN"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6BF"/>
    <w:pPr>
      <w:pBdr>
        <w:top w:val="none" w:sz="0" w:space="0" w:color="auto"/>
        <w:left w:val="none" w:sz="0" w:space="0" w:color="auto"/>
        <w:bottom w:val="none" w:sz="0" w:space="0" w:color="auto"/>
        <w:right w:val="none" w:sz="0" w:space="0" w:color="auto"/>
        <w:between w:val="none" w:sz="0" w:space="0" w:color="auto"/>
      </w:pBdr>
    </w:pPr>
    <w:rPr>
      <w:rFonts w:ascii="Times New Roman" w:eastAsia="Times New Roman" w:hAnsi="Times New Roman" w:cs="Times New Roman"/>
      <w:sz w:val="24"/>
      <w:szCs w:val="24"/>
    </w:rPr>
  </w:style>
  <w:style w:type="paragraph" w:styleId="Heading1">
    <w:name w:val="heading 1"/>
    <w:basedOn w:val="Normal"/>
    <w:next w:val="Normal"/>
    <w:link w:val="Heading1Char1"/>
    <w:uiPriority w:val="9"/>
    <w:qFormat/>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7143"/>
        <w:tab w:val="right" w:pos="14287"/>
      </w:tabs>
    </w:pPr>
  </w:style>
  <w:style w:type="character" w:customStyle="1" w:styleId="FooterChar">
    <w:name w:val="Footer Char"/>
    <w:basedOn w:val="DefaultParagraphFont"/>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ned">
    <w:name w:val="Lined"/>
    <w:basedOn w:val="TableNormal"/>
    <w:uiPriority w:val="99"/>
    <w:rPr>
      <w:color w:val="404040"/>
      <w:sz w:val="2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leNormal"/>
    <w:uiPriority w:val="99"/>
    <w:rPr>
      <w:color w:val="404040"/>
      <w:sz w:val="2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leNormal"/>
    <w:uiPriority w:val="99"/>
    <w:rPr>
      <w:color w:val="404040"/>
      <w:sz w:val="2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leNormal"/>
    <w:uiPriority w:val="99"/>
    <w:rPr>
      <w:color w:val="404040"/>
      <w:sz w:val="2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leNormal"/>
    <w:uiPriority w:val="99"/>
    <w:rPr>
      <w:color w:val="404040"/>
      <w:sz w:val="2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leNormal"/>
    <w:uiPriority w:val="99"/>
    <w:rPr>
      <w:color w:val="404040"/>
      <w:sz w:val="2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leNormal"/>
    <w:uiPriority w:val="99"/>
    <w:rPr>
      <w:color w:val="404040"/>
      <w:sz w:val="2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leNormal"/>
    <w:uiPriority w:val="99"/>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leNormal"/>
    <w:uiPriority w:val="99"/>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leNormal"/>
    <w:uiPriority w:val="99"/>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leNormal"/>
    <w:uiPriority w:val="99"/>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leNormal"/>
    <w:uiPriority w:val="99"/>
    <w:rPr>
      <w:color w:val="404040"/>
      <w:sz w:val="20"/>
      <w:szCs w:val="20"/>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leNormal"/>
    <w:uiPriority w:val="99"/>
    <w:rPr>
      <w:color w:val="404040"/>
      <w:sz w:val="20"/>
      <w:szCs w:val="20"/>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leNormal"/>
    <w:uiPriority w:val="99"/>
    <w:rPr>
      <w:color w:val="404040"/>
      <w:sz w:val="20"/>
      <w:szCs w:val="20"/>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leNormal"/>
    <w:uiPriority w:val="99"/>
    <w:rPr>
      <w:color w:val="404040"/>
      <w:sz w:val="20"/>
      <w:szCs w:val="20"/>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leNormal"/>
    <w:uiPriority w:val="99"/>
    <w:rPr>
      <w:color w:val="404040"/>
      <w:sz w:val="20"/>
      <w:szCs w:val="20"/>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leNormal"/>
    <w:uiPriority w:val="99"/>
    <w:rPr>
      <w:color w:val="404040"/>
      <w:sz w:val="20"/>
      <w:szCs w:val="20"/>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leNormal"/>
    <w:uiPriority w:val="99"/>
    <w:rPr>
      <w:color w:val="404040"/>
      <w:sz w:val="20"/>
      <w:szCs w:val="20"/>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character" w:customStyle="1" w:styleId="Heading1Char1">
    <w:name w:val="Heading 1 Char1"/>
    <w:basedOn w:val="DefaultParagraphFont"/>
    <w:link w:val="Heading1"/>
    <w:uiPriority w:val="9"/>
    <w:rPr>
      <w:b/>
      <w:bCs/>
      <w:sz w:val="44"/>
      <w:szCs w:val="44"/>
    </w:rPr>
  </w:style>
  <w:style w:type="paragraph" w:customStyle="1" w:styleId="Text">
    <w:name w:val="Text"/>
    <w:basedOn w:val="Normal"/>
    <w:rsid w:val="00915DCA"/>
    <w:pPr>
      <w:spacing w:line="252" w:lineRule="auto"/>
      <w:ind w:firstLine="202"/>
    </w:pPr>
    <w:rPr>
      <w:sz w:val="20"/>
      <w:szCs w:val="20"/>
      <w:lang w:eastAsia="en-US"/>
    </w:rPr>
  </w:style>
  <w:style w:type="character" w:styleId="CommentReference">
    <w:name w:val="annotation reference"/>
    <w:basedOn w:val="DefaultParagraphFont"/>
    <w:uiPriority w:val="99"/>
    <w:semiHidden/>
    <w:unhideWhenUsed/>
    <w:rsid w:val="000F1BA9"/>
    <w:rPr>
      <w:sz w:val="16"/>
      <w:szCs w:val="16"/>
    </w:rPr>
  </w:style>
  <w:style w:type="paragraph" w:styleId="CommentText">
    <w:name w:val="annotation text"/>
    <w:basedOn w:val="Normal"/>
    <w:link w:val="CommentTextChar"/>
    <w:uiPriority w:val="99"/>
    <w:semiHidden/>
    <w:unhideWhenUsed/>
    <w:rsid w:val="000F1BA9"/>
    <w:rPr>
      <w:sz w:val="20"/>
      <w:szCs w:val="20"/>
    </w:rPr>
  </w:style>
  <w:style w:type="character" w:customStyle="1" w:styleId="CommentTextChar">
    <w:name w:val="Comment Text Char"/>
    <w:basedOn w:val="DefaultParagraphFont"/>
    <w:link w:val="CommentText"/>
    <w:uiPriority w:val="99"/>
    <w:semiHidden/>
    <w:rsid w:val="000F1BA9"/>
    <w:rPr>
      <w:sz w:val="20"/>
      <w:szCs w:val="20"/>
    </w:rPr>
  </w:style>
  <w:style w:type="paragraph" w:styleId="CommentSubject">
    <w:name w:val="annotation subject"/>
    <w:basedOn w:val="CommentText"/>
    <w:next w:val="CommentText"/>
    <w:link w:val="CommentSubjectChar"/>
    <w:uiPriority w:val="99"/>
    <w:semiHidden/>
    <w:unhideWhenUsed/>
    <w:rsid w:val="000F1BA9"/>
    <w:rPr>
      <w:b/>
      <w:bCs/>
    </w:rPr>
  </w:style>
  <w:style w:type="character" w:customStyle="1" w:styleId="CommentSubjectChar">
    <w:name w:val="Comment Subject Char"/>
    <w:basedOn w:val="CommentTextChar"/>
    <w:link w:val="CommentSubject"/>
    <w:uiPriority w:val="99"/>
    <w:semiHidden/>
    <w:rsid w:val="000F1BA9"/>
    <w:rPr>
      <w:b/>
      <w:bCs/>
      <w:sz w:val="20"/>
      <w:szCs w:val="20"/>
    </w:rPr>
  </w:style>
  <w:style w:type="character" w:customStyle="1" w:styleId="mord">
    <w:name w:val="mord"/>
    <w:basedOn w:val="DefaultParagraphFont"/>
    <w:rsid w:val="00E626BF"/>
  </w:style>
  <w:style w:type="character" w:customStyle="1" w:styleId="mopen">
    <w:name w:val="mopen"/>
    <w:basedOn w:val="DefaultParagraphFont"/>
    <w:rsid w:val="00E626BF"/>
  </w:style>
  <w:style w:type="character" w:customStyle="1" w:styleId="mclose">
    <w:name w:val="mclose"/>
    <w:basedOn w:val="DefaultParagraphFont"/>
    <w:rsid w:val="00E626BF"/>
  </w:style>
  <w:style w:type="character" w:customStyle="1" w:styleId="mrel">
    <w:name w:val="mrel"/>
    <w:basedOn w:val="DefaultParagraphFont"/>
    <w:rsid w:val="00E626BF"/>
  </w:style>
  <w:style w:type="character" w:customStyle="1" w:styleId="mop">
    <w:name w:val="mop"/>
    <w:basedOn w:val="DefaultParagraphFont"/>
    <w:rsid w:val="00E626BF"/>
  </w:style>
  <w:style w:type="character" w:customStyle="1" w:styleId="mpunct">
    <w:name w:val="mpunct"/>
    <w:basedOn w:val="DefaultParagraphFont"/>
    <w:rsid w:val="00E626BF"/>
  </w:style>
  <w:style w:type="character" w:customStyle="1" w:styleId="mbin">
    <w:name w:val="mbin"/>
    <w:basedOn w:val="DefaultParagraphFont"/>
    <w:rsid w:val="00E626BF"/>
  </w:style>
  <w:style w:type="character" w:styleId="PlaceholderText">
    <w:name w:val="Placeholder Text"/>
    <w:basedOn w:val="DefaultParagraphFont"/>
    <w:uiPriority w:val="99"/>
    <w:semiHidden/>
    <w:rsid w:val="00910960"/>
    <w:rPr>
      <w:color w:val="808080"/>
    </w:rPr>
  </w:style>
  <w:style w:type="paragraph" w:customStyle="1" w:styleId="EndNoteBibliographyTitle">
    <w:name w:val="EndNote Bibliography Title"/>
    <w:basedOn w:val="Normal"/>
    <w:link w:val="EndNoteBibliographyTitleChar"/>
    <w:rsid w:val="000D5E47"/>
    <w:pPr>
      <w:jc w:val="center"/>
    </w:pPr>
  </w:style>
  <w:style w:type="character" w:customStyle="1" w:styleId="EndNoteBibliographyTitleChar">
    <w:name w:val="EndNote Bibliography Title Char"/>
    <w:basedOn w:val="DefaultParagraphFont"/>
    <w:link w:val="EndNoteBibliographyTitle"/>
    <w:rsid w:val="000D5E47"/>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0D5E47"/>
  </w:style>
  <w:style w:type="character" w:customStyle="1" w:styleId="EndNoteBibliographyChar">
    <w:name w:val="EndNote Bibliography Char"/>
    <w:basedOn w:val="DefaultParagraphFont"/>
    <w:link w:val="EndNoteBibliography"/>
    <w:rsid w:val="000D5E47"/>
    <w:rPr>
      <w:rFonts w:ascii="Times New Roman" w:eastAsia="Times New Roman" w:hAnsi="Times New Roman" w:cs="Times New Roman"/>
      <w:sz w:val="24"/>
      <w:szCs w:val="24"/>
    </w:rPr>
  </w:style>
  <w:style w:type="paragraph" w:styleId="Revision">
    <w:name w:val="Revision"/>
    <w:hidden/>
    <w:uiPriority w:val="99"/>
    <w:semiHidden/>
    <w:rsid w:val="004003A6"/>
    <w:pPr>
      <w:pBdr>
        <w:top w:val="none" w:sz="0" w:space="0" w:color="auto"/>
        <w:left w:val="none" w:sz="0" w:space="0" w:color="auto"/>
        <w:bottom w:val="none" w:sz="0" w:space="0" w:color="auto"/>
        <w:right w:val="none" w:sz="0" w:space="0" w:color="auto"/>
        <w:between w:val="none" w:sz="0" w:space="0" w:color="auto"/>
      </w:pBdr>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56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47764">
      <w:bodyDiv w:val="1"/>
      <w:marLeft w:val="0"/>
      <w:marRight w:val="0"/>
      <w:marTop w:val="0"/>
      <w:marBottom w:val="0"/>
      <w:divBdr>
        <w:top w:val="none" w:sz="0" w:space="0" w:color="auto"/>
        <w:left w:val="none" w:sz="0" w:space="0" w:color="auto"/>
        <w:bottom w:val="none" w:sz="0" w:space="0" w:color="auto"/>
        <w:right w:val="none" w:sz="0" w:space="0" w:color="auto"/>
      </w:divBdr>
    </w:div>
    <w:div w:id="419568897">
      <w:bodyDiv w:val="1"/>
      <w:marLeft w:val="0"/>
      <w:marRight w:val="0"/>
      <w:marTop w:val="0"/>
      <w:marBottom w:val="0"/>
      <w:divBdr>
        <w:top w:val="none" w:sz="0" w:space="0" w:color="auto"/>
        <w:left w:val="none" w:sz="0" w:space="0" w:color="auto"/>
        <w:bottom w:val="none" w:sz="0" w:space="0" w:color="auto"/>
        <w:right w:val="none" w:sz="0" w:space="0" w:color="auto"/>
      </w:divBdr>
    </w:div>
    <w:div w:id="912393824">
      <w:bodyDiv w:val="1"/>
      <w:marLeft w:val="0"/>
      <w:marRight w:val="0"/>
      <w:marTop w:val="0"/>
      <w:marBottom w:val="0"/>
      <w:divBdr>
        <w:top w:val="none" w:sz="0" w:space="0" w:color="auto"/>
        <w:left w:val="none" w:sz="0" w:space="0" w:color="auto"/>
        <w:bottom w:val="none" w:sz="0" w:space="0" w:color="auto"/>
        <w:right w:val="none" w:sz="0" w:space="0" w:color="auto"/>
      </w:divBdr>
    </w:div>
    <w:div w:id="979001605">
      <w:bodyDiv w:val="1"/>
      <w:marLeft w:val="0"/>
      <w:marRight w:val="0"/>
      <w:marTop w:val="0"/>
      <w:marBottom w:val="0"/>
      <w:divBdr>
        <w:top w:val="none" w:sz="0" w:space="0" w:color="auto"/>
        <w:left w:val="none" w:sz="0" w:space="0" w:color="auto"/>
        <w:bottom w:val="none" w:sz="0" w:space="0" w:color="auto"/>
        <w:right w:val="none" w:sz="0" w:space="0" w:color="auto"/>
      </w:divBdr>
    </w:div>
    <w:div w:id="1132212349">
      <w:bodyDiv w:val="1"/>
      <w:marLeft w:val="0"/>
      <w:marRight w:val="0"/>
      <w:marTop w:val="0"/>
      <w:marBottom w:val="0"/>
      <w:divBdr>
        <w:top w:val="none" w:sz="0" w:space="0" w:color="auto"/>
        <w:left w:val="none" w:sz="0" w:space="0" w:color="auto"/>
        <w:bottom w:val="none" w:sz="0" w:space="0" w:color="auto"/>
        <w:right w:val="none" w:sz="0" w:space="0" w:color="auto"/>
      </w:divBdr>
    </w:div>
    <w:div w:id="1414471144">
      <w:bodyDiv w:val="1"/>
      <w:marLeft w:val="0"/>
      <w:marRight w:val="0"/>
      <w:marTop w:val="0"/>
      <w:marBottom w:val="0"/>
      <w:divBdr>
        <w:top w:val="none" w:sz="0" w:space="0" w:color="auto"/>
        <w:left w:val="none" w:sz="0" w:space="0" w:color="auto"/>
        <w:bottom w:val="none" w:sz="0" w:space="0" w:color="auto"/>
        <w:right w:val="none" w:sz="0" w:space="0" w:color="auto"/>
      </w:divBdr>
    </w:div>
    <w:div w:id="142175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A42C3-B4F9-9748-ADD7-AF5457327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9</Pages>
  <Words>5322</Words>
  <Characters>29059</Characters>
  <Application>Microsoft Office Word</Application>
  <DocSecurity>0</DocSecurity>
  <Lines>660</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Microsoft Office User</cp:lastModifiedBy>
  <cp:revision>144</cp:revision>
  <dcterms:created xsi:type="dcterms:W3CDTF">2022-07-19T18:38:00Z</dcterms:created>
  <dcterms:modified xsi:type="dcterms:W3CDTF">2022-07-24T18:53:00Z</dcterms:modified>
</cp:coreProperties>
</file>